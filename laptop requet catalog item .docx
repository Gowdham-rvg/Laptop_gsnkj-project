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5D22B" w14:textId="0A4356AE" w:rsidR="00AA1F43" w:rsidRDefault="008D6EB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Project documentation </w:t>
      </w:r>
      <w:r w:rsidR="009C022A">
        <w:rPr>
          <w:b/>
          <w:bCs/>
          <w:sz w:val="32"/>
          <w:szCs w:val="32"/>
          <w:lang w:val="en-US"/>
        </w:rPr>
        <w:t xml:space="preserve"> </w:t>
      </w:r>
      <w:r w:rsidR="005E1A7A">
        <w:rPr>
          <w:b/>
          <w:bCs/>
          <w:sz w:val="32"/>
          <w:szCs w:val="32"/>
          <w:lang w:val="en-US"/>
        </w:rPr>
        <w:t xml:space="preserve">                </w:t>
      </w:r>
      <w:r w:rsidR="009C022A">
        <w:rPr>
          <w:b/>
          <w:bCs/>
          <w:sz w:val="32"/>
          <w:szCs w:val="32"/>
          <w:lang w:val="en-US"/>
        </w:rPr>
        <w:t xml:space="preserve">             </w:t>
      </w:r>
    </w:p>
    <w:p w14:paraId="202A088C" w14:textId="58AE9C4D" w:rsidR="005E1A7A" w:rsidRDefault="005E1A7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="00D36660">
        <w:rPr>
          <w:b/>
          <w:bCs/>
          <w:sz w:val="32"/>
          <w:szCs w:val="32"/>
          <w:lang w:val="en-US"/>
        </w:rPr>
        <w:t>Project  Tittle :  LA</w:t>
      </w:r>
      <w:r w:rsidR="002C3580">
        <w:rPr>
          <w:b/>
          <w:bCs/>
          <w:sz w:val="32"/>
          <w:szCs w:val="32"/>
          <w:lang w:val="en-US"/>
        </w:rPr>
        <w:t xml:space="preserve">PTOP REQUEST CATALOG ITEM </w:t>
      </w:r>
    </w:p>
    <w:p w14:paraId="7CA7803C" w14:textId="0F9BD32B" w:rsidR="001F66D5" w:rsidRDefault="001F66D5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Team </w:t>
      </w:r>
      <w:r w:rsidR="004707BD">
        <w:rPr>
          <w:b/>
          <w:bCs/>
          <w:sz w:val="32"/>
          <w:szCs w:val="32"/>
          <w:lang w:val="en-US"/>
        </w:rPr>
        <w:t xml:space="preserve">ID : </w:t>
      </w:r>
      <w:r w:rsidR="001D3877">
        <w:rPr>
          <w:sz w:val="32"/>
          <w:szCs w:val="32"/>
          <w:lang w:val="en-US"/>
        </w:rPr>
        <w:t xml:space="preserve"> NM</w:t>
      </w:r>
      <w:r w:rsidR="00E32452">
        <w:rPr>
          <w:sz w:val="32"/>
          <w:szCs w:val="32"/>
          <w:lang w:val="en-US"/>
        </w:rPr>
        <w:t>2025TMID15305</w:t>
      </w:r>
    </w:p>
    <w:p w14:paraId="02188775" w14:textId="3B6BB12B" w:rsidR="00E32452" w:rsidRPr="00036B47" w:rsidRDefault="00036B47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Team Leader</w:t>
      </w:r>
      <w:r w:rsidR="00C365D7">
        <w:rPr>
          <w:b/>
          <w:bCs/>
          <w:sz w:val="32"/>
          <w:szCs w:val="32"/>
          <w:lang w:val="en-US"/>
        </w:rPr>
        <w:t xml:space="preserve">      :</w:t>
      </w:r>
      <w:r w:rsidR="009F66C8">
        <w:rPr>
          <w:b/>
          <w:bCs/>
          <w:sz w:val="32"/>
          <w:szCs w:val="32"/>
          <w:lang w:val="en-US"/>
        </w:rPr>
        <w:t xml:space="preserve"> </w:t>
      </w:r>
      <w:r w:rsidR="00FE4F8F">
        <w:rPr>
          <w:sz w:val="32"/>
          <w:szCs w:val="32"/>
          <w:lang w:val="en-US"/>
        </w:rPr>
        <w:t>GOWDHAM  V</w:t>
      </w:r>
    </w:p>
    <w:p w14:paraId="3C45CC5F" w14:textId="765A9B18" w:rsidR="00051AE6" w:rsidRDefault="009C02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="00C365D7">
        <w:rPr>
          <w:b/>
          <w:bCs/>
          <w:sz w:val="32"/>
          <w:szCs w:val="32"/>
          <w:lang w:val="en-US"/>
        </w:rPr>
        <w:t>Team me</w:t>
      </w:r>
      <w:r w:rsidR="009F66C8">
        <w:rPr>
          <w:b/>
          <w:bCs/>
          <w:sz w:val="32"/>
          <w:szCs w:val="32"/>
          <w:lang w:val="en-US"/>
        </w:rPr>
        <w:t xml:space="preserve">mber : </w:t>
      </w:r>
      <w:r>
        <w:rPr>
          <w:b/>
          <w:bCs/>
          <w:sz w:val="32"/>
          <w:szCs w:val="32"/>
          <w:lang w:val="en-US"/>
        </w:rPr>
        <w:t xml:space="preserve">        </w:t>
      </w:r>
    </w:p>
    <w:p w14:paraId="058210AF" w14:textId="73CDE7FE" w:rsidR="00051AE6" w:rsidRPr="00FE4F8F" w:rsidRDefault="009F66C8" w:rsidP="00F857C6">
      <w:pPr>
        <w:rPr>
          <w:lang w:val="en-US"/>
        </w:rPr>
      </w:pPr>
      <w:r>
        <w:rPr>
          <w:lang w:val="en-US"/>
        </w:rPr>
        <w:t xml:space="preserve">                     </w:t>
      </w:r>
      <w:r w:rsidR="001F2304">
        <w:rPr>
          <w:lang w:val="en-US"/>
        </w:rPr>
        <w:t xml:space="preserve"> </w:t>
      </w:r>
      <w:r>
        <w:rPr>
          <w:lang w:val="en-US"/>
        </w:rPr>
        <w:t xml:space="preserve">  </w:t>
      </w:r>
      <w:r w:rsidR="00F857C6">
        <w:rPr>
          <w:lang w:val="en-US"/>
        </w:rPr>
        <w:t xml:space="preserve">NITHISH   </w:t>
      </w:r>
      <w:del w:id="0" w:author="Nithish S" w:date="2025-09-13T13:58:00Z" w16du:dateUtc="2025-09-13T08:28:00Z">
        <w:r w:rsidR="00F857C6">
          <w:rPr>
            <w:lang w:val="en-US"/>
          </w:rPr>
          <w:delText xml:space="preserve"> </w:delText>
        </w:r>
      </w:del>
      <w:r w:rsidR="00F857C6">
        <w:rPr>
          <w:lang w:val="en-US"/>
        </w:rPr>
        <w:t xml:space="preserve">S </w:t>
      </w:r>
      <w:r w:rsidR="00FE4F8F">
        <w:rPr>
          <w:lang w:val="en-US"/>
        </w:rPr>
        <w:t xml:space="preserve"> </w:t>
      </w:r>
    </w:p>
    <w:p w14:paraId="517141F7" w14:textId="5C9D9FB5" w:rsidR="008F51AC" w:rsidRPr="00B36910" w:rsidRDefault="00D12AAA" w:rsidP="008740FC">
      <w:pPr>
        <w:rPr>
          <w:b/>
          <w:bCs/>
          <w:sz w:val="32"/>
          <w:szCs w:val="32"/>
          <w:lang w:val="en-US"/>
        </w:rPr>
      </w:pPr>
      <w:r>
        <w:rPr>
          <w:lang w:val="en-US"/>
        </w:rPr>
        <w:t xml:space="preserve">                       </w:t>
      </w:r>
      <w:r w:rsidR="008740FC">
        <w:rPr>
          <w:lang w:val="en-US"/>
        </w:rPr>
        <w:t xml:space="preserve"> </w:t>
      </w:r>
      <w:r w:rsidR="00F857C6">
        <w:rPr>
          <w:lang w:val="en-US"/>
        </w:rPr>
        <w:t>SURYA  M</w:t>
      </w:r>
      <w:r w:rsidR="008740FC">
        <w:rPr>
          <w:lang w:val="en-US"/>
        </w:rPr>
        <w:t xml:space="preserve">      </w:t>
      </w:r>
    </w:p>
    <w:p w14:paraId="748BFB74" w14:textId="45D466B6" w:rsidR="008F51AC" w:rsidRDefault="00F857C6" w:rsidP="002864F1">
      <w:pPr>
        <w:rPr>
          <w:lang w:val="en-US"/>
        </w:rPr>
      </w:pPr>
      <w:r>
        <w:rPr>
          <w:lang w:val="en-US"/>
        </w:rPr>
        <w:t xml:space="preserve">                  </w:t>
      </w:r>
      <w:r w:rsidR="002864F1">
        <w:rPr>
          <w:lang w:val="en-US"/>
        </w:rPr>
        <w:t xml:space="preserve">      KADALARASU</w:t>
      </w:r>
      <w:r w:rsidR="001F2304">
        <w:rPr>
          <w:lang w:val="en-US"/>
        </w:rPr>
        <w:t xml:space="preserve">  E</w:t>
      </w:r>
      <w:r w:rsidR="002864F1">
        <w:rPr>
          <w:lang w:val="en-US"/>
        </w:rPr>
        <w:t xml:space="preserve">  </w:t>
      </w:r>
    </w:p>
    <w:p w14:paraId="154BACAD" w14:textId="33F9540A" w:rsidR="008F51AC" w:rsidRDefault="001F2304" w:rsidP="001F2304">
      <w:pPr>
        <w:rPr>
          <w:lang w:val="en-US"/>
        </w:rPr>
      </w:pPr>
      <w:r>
        <w:rPr>
          <w:lang w:val="en-US"/>
        </w:rPr>
        <w:t xml:space="preserve">                      </w:t>
      </w:r>
      <w:r w:rsidR="00F425E2">
        <w:rPr>
          <w:lang w:val="en-US"/>
        </w:rPr>
        <w:t>JAIGANESH</w:t>
      </w:r>
      <w:r w:rsidR="003B7FCD">
        <w:rPr>
          <w:lang w:val="en-US"/>
        </w:rPr>
        <w:t xml:space="preserve">  N</w:t>
      </w:r>
      <w:r>
        <w:rPr>
          <w:lang w:val="en-US"/>
        </w:rPr>
        <w:t xml:space="preserve">   </w:t>
      </w:r>
    </w:p>
    <w:p w14:paraId="2021B87D" w14:textId="1A11E3C3" w:rsidR="008F51AC" w:rsidRPr="00E43E32" w:rsidRDefault="00E43E32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Category:  </w:t>
      </w:r>
      <w:proofErr w:type="spellStart"/>
      <w:r>
        <w:rPr>
          <w:sz w:val="32"/>
          <w:szCs w:val="32"/>
          <w:lang w:val="en-US"/>
        </w:rPr>
        <w:t>s</w:t>
      </w:r>
      <w:r w:rsidR="00102B9D">
        <w:rPr>
          <w:sz w:val="32"/>
          <w:szCs w:val="32"/>
          <w:lang w:val="en-US"/>
        </w:rPr>
        <w:t>erviceNow</w:t>
      </w:r>
      <w:proofErr w:type="spellEnd"/>
      <w:r w:rsidR="00102B9D">
        <w:rPr>
          <w:sz w:val="32"/>
          <w:szCs w:val="32"/>
          <w:lang w:val="en-US"/>
        </w:rPr>
        <w:t xml:space="preserve"> system </w:t>
      </w:r>
      <w:proofErr w:type="spellStart"/>
      <w:r w:rsidR="00102B9D">
        <w:rPr>
          <w:sz w:val="32"/>
          <w:szCs w:val="32"/>
          <w:lang w:val="en-US"/>
        </w:rPr>
        <w:t>Ad</w:t>
      </w:r>
      <w:r w:rsidR="004D352C">
        <w:rPr>
          <w:sz w:val="32"/>
          <w:szCs w:val="32"/>
          <w:lang w:val="en-US"/>
        </w:rPr>
        <w:t>ministartor</w:t>
      </w:r>
      <w:proofErr w:type="spellEnd"/>
    </w:p>
    <w:p w14:paraId="095DA13E" w14:textId="6624F531" w:rsidR="00051AE6" w:rsidRDefault="005100F3">
      <w:pPr>
        <w:rPr>
          <w:b/>
          <w:bCs/>
          <w:sz w:val="32"/>
          <w:szCs w:val="32"/>
          <w:lang w:val="en-US"/>
        </w:rPr>
      </w:pPr>
      <w:r w:rsidRPr="00A36469">
        <w:rPr>
          <w:sz w:val="32"/>
          <w:szCs w:val="32"/>
          <w:lang w:val="en-US"/>
        </w:rPr>
        <w:t>Skills</w:t>
      </w:r>
      <w:r>
        <w:rPr>
          <w:b/>
          <w:bCs/>
          <w:sz w:val="32"/>
          <w:szCs w:val="32"/>
          <w:lang w:val="en-US"/>
        </w:rPr>
        <w:t xml:space="preserve"> </w:t>
      </w:r>
      <w:r w:rsidR="002D6641">
        <w:rPr>
          <w:b/>
          <w:bCs/>
          <w:sz w:val="32"/>
          <w:szCs w:val="32"/>
          <w:lang w:val="en-US"/>
        </w:rPr>
        <w:t>Required :</w:t>
      </w:r>
    </w:p>
    <w:p w14:paraId="4E7D87EA" w14:textId="2D1377F6" w:rsidR="00051AE6" w:rsidRPr="00A36469" w:rsidRDefault="002D6641">
      <w:pPr>
        <w:rPr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</w:t>
      </w:r>
      <w:r w:rsidR="00DF0068">
        <w:rPr>
          <w:sz w:val="32"/>
          <w:szCs w:val="32"/>
          <w:lang w:val="en-US"/>
        </w:rPr>
        <w:t xml:space="preserve">Research , </w:t>
      </w:r>
      <w:r w:rsidR="00745CB1">
        <w:rPr>
          <w:sz w:val="32"/>
          <w:szCs w:val="32"/>
          <w:lang w:val="en-US"/>
        </w:rPr>
        <w:t xml:space="preserve">Content Writing </w:t>
      </w:r>
      <w:r w:rsidR="00DE2C8E">
        <w:rPr>
          <w:b/>
          <w:bCs/>
          <w:sz w:val="32"/>
          <w:szCs w:val="32"/>
          <w:lang w:val="en-US"/>
        </w:rPr>
        <w:t xml:space="preserve"> </w:t>
      </w:r>
    </w:p>
    <w:p w14:paraId="1E91173F" w14:textId="77777777" w:rsidR="00051AE6" w:rsidRDefault="00051AE6">
      <w:pPr>
        <w:rPr>
          <w:b/>
          <w:bCs/>
          <w:sz w:val="32"/>
          <w:szCs w:val="32"/>
          <w:lang w:val="en-US"/>
        </w:rPr>
      </w:pPr>
    </w:p>
    <w:p w14:paraId="5A7C8555" w14:textId="53FA6597" w:rsidR="00C254BE" w:rsidRPr="00C254BE" w:rsidRDefault="00C254BE" w:rsidP="00C254B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</w:t>
      </w:r>
      <w:r w:rsidRPr="00C254BE">
        <w:rPr>
          <w:b/>
          <w:bCs/>
          <w:sz w:val="32"/>
          <w:szCs w:val="32"/>
        </w:rPr>
        <w:t xml:space="preserve">Laptop Request </w:t>
      </w:r>
      <w:proofErr w:type="spellStart"/>
      <w:r w:rsidRPr="00C254BE">
        <w:rPr>
          <w:b/>
          <w:bCs/>
          <w:sz w:val="32"/>
          <w:szCs w:val="32"/>
        </w:rPr>
        <w:t>Catalog</w:t>
      </w:r>
      <w:proofErr w:type="spellEnd"/>
      <w:r w:rsidRPr="00C254BE">
        <w:rPr>
          <w:b/>
          <w:bCs/>
          <w:sz w:val="32"/>
          <w:szCs w:val="32"/>
        </w:rPr>
        <w:t xml:space="preserve"> Item</w:t>
      </w:r>
    </w:p>
    <w:p w14:paraId="06D6313F" w14:textId="28146387" w:rsidR="00051AE6" w:rsidRDefault="0051571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Problem statement</w:t>
      </w:r>
      <w:r w:rsidR="00D350F5">
        <w:rPr>
          <w:b/>
          <w:bCs/>
          <w:sz w:val="32"/>
          <w:szCs w:val="32"/>
          <w:lang w:val="en-US"/>
        </w:rPr>
        <w:t xml:space="preserve"> :</w:t>
      </w:r>
    </w:p>
    <w:p w14:paraId="6C7F5C14" w14:textId="77777777" w:rsidR="00C25439" w:rsidRPr="00C25439" w:rsidRDefault="00D350F5" w:rsidP="00C2543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             </w:t>
      </w:r>
      <w:r w:rsidR="00C25439" w:rsidRPr="00C25439">
        <w:rPr>
          <w:b/>
          <w:bCs/>
          <w:sz w:val="32"/>
          <w:szCs w:val="32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="00C25439" w:rsidRPr="00C25439">
        <w:rPr>
          <w:b/>
          <w:bCs/>
          <w:sz w:val="32"/>
          <w:szCs w:val="32"/>
        </w:rPr>
        <w:t>behavior</w:t>
      </w:r>
      <w:proofErr w:type="spellEnd"/>
      <w:r w:rsidR="00C25439" w:rsidRPr="00C25439">
        <w:rPr>
          <w:b/>
          <w:bCs/>
          <w:sz w:val="32"/>
          <w:szCs w:val="32"/>
        </w:rPr>
        <w:t xml:space="preserve"> to guide users or ensure accurate data collection. To address this, a Service </w:t>
      </w:r>
      <w:proofErr w:type="spellStart"/>
      <w:r w:rsidR="00C25439" w:rsidRPr="00C25439">
        <w:rPr>
          <w:b/>
          <w:bCs/>
          <w:sz w:val="32"/>
          <w:szCs w:val="32"/>
        </w:rPr>
        <w:t>Catalog</w:t>
      </w:r>
      <w:proofErr w:type="spellEnd"/>
      <w:r w:rsidR="00C25439" w:rsidRPr="00C25439">
        <w:rPr>
          <w:b/>
          <w:bCs/>
          <w:sz w:val="32"/>
          <w:szCs w:val="32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3B60D096" w14:textId="6CFC5C54" w:rsidR="00051AE6" w:rsidRPr="00E27D09" w:rsidRDefault="00051AE6">
      <w:pPr>
        <w:rPr>
          <w:sz w:val="28"/>
          <w:szCs w:val="28"/>
        </w:rPr>
      </w:pPr>
    </w:p>
    <w:p w14:paraId="416F82B4" w14:textId="77777777" w:rsidR="00051AE6" w:rsidRDefault="00051AE6">
      <w:pPr>
        <w:rPr>
          <w:b/>
          <w:bCs/>
          <w:sz w:val="32"/>
          <w:szCs w:val="32"/>
          <w:lang w:val="en-US"/>
        </w:rPr>
      </w:pPr>
    </w:p>
    <w:p w14:paraId="73C07846" w14:textId="77777777" w:rsidR="00051AE6" w:rsidRDefault="00051AE6">
      <w:pPr>
        <w:rPr>
          <w:b/>
          <w:bCs/>
          <w:sz w:val="32"/>
          <w:szCs w:val="32"/>
          <w:lang w:val="en-US"/>
        </w:rPr>
      </w:pPr>
    </w:p>
    <w:p w14:paraId="7AECDCA3" w14:textId="43D32F1C" w:rsidR="009C022A" w:rsidRDefault="009C02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</w:t>
      </w:r>
      <w:r w:rsidR="00051AE6">
        <w:rPr>
          <w:b/>
          <w:bCs/>
          <w:sz w:val="32"/>
          <w:szCs w:val="32"/>
          <w:lang w:val="en-US"/>
        </w:rPr>
        <w:t xml:space="preserve">                  </w:t>
      </w:r>
      <w:r>
        <w:rPr>
          <w:b/>
          <w:bCs/>
          <w:sz w:val="32"/>
          <w:szCs w:val="32"/>
          <w:lang w:val="en-US"/>
        </w:rPr>
        <w:t xml:space="preserve"> Project tasks</w:t>
      </w:r>
    </w:p>
    <w:p w14:paraId="65858187" w14:textId="6B2F1AD8" w:rsidR="009C022A" w:rsidRDefault="009C022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TASK INITIATION</w:t>
      </w:r>
    </w:p>
    <w:p w14:paraId="248D1175" w14:textId="175E81B3" w:rsidR="009C022A" w:rsidRDefault="009C022A">
      <w:pPr>
        <w:rPr>
          <w:lang w:val="en-US"/>
        </w:rPr>
      </w:pPr>
    </w:p>
    <w:p w14:paraId="79FB916B" w14:textId="2F9BDE0F" w:rsidR="009C022A" w:rsidRDefault="009C022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Milestone 1 : Update sets</w:t>
      </w:r>
    </w:p>
    <w:p w14:paraId="7A48E0E7" w14:textId="6D42B62F" w:rsidR="009C022A" w:rsidRDefault="009C022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Activity : Create local update set </w:t>
      </w:r>
    </w:p>
    <w:p w14:paraId="2F06CD50" w14:textId="0EE9CF0B" w:rsidR="009C022A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Open service now</w:t>
      </w:r>
    </w:p>
    <w:p w14:paraId="2A12C21A" w14:textId="17961608" w:rsidR="009F6B58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All &gt;&gt; search for update set </w:t>
      </w:r>
    </w:p>
    <w:p w14:paraId="56FB1DAC" w14:textId="4B841F89" w:rsidR="009F6B58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local update sets under system update set </w:t>
      </w:r>
    </w:p>
    <w:p w14:paraId="0D0BE4D1" w14:textId="453A19D4" w:rsidR="009F6B58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new</w:t>
      </w:r>
    </w:p>
    <w:p w14:paraId="48EF90DA" w14:textId="5E2014C5" w:rsidR="009F6B58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Fill  the following details to create a update set as “ </w:t>
      </w:r>
      <w:proofErr w:type="spellStart"/>
      <w:r>
        <w:rPr>
          <w:sz w:val="28"/>
          <w:szCs w:val="28"/>
          <w:lang w:val="en-US"/>
        </w:rPr>
        <w:t>loptop</w:t>
      </w:r>
      <w:proofErr w:type="spellEnd"/>
      <w:r>
        <w:rPr>
          <w:sz w:val="28"/>
          <w:szCs w:val="28"/>
          <w:lang w:val="en-US"/>
        </w:rPr>
        <w:t xml:space="preserve"> request “</w:t>
      </w:r>
    </w:p>
    <w:p w14:paraId="5094FF70" w14:textId="0E766BE0" w:rsidR="009F6B58" w:rsidRDefault="009F6B58" w:rsidP="009F6B5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submit and make current </w:t>
      </w:r>
    </w:p>
    <w:p w14:paraId="127835D2" w14:textId="414E97B4" w:rsidR="00051AE6" w:rsidRPr="00C25439" w:rsidRDefault="009F6B58" w:rsidP="00C2543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By clicking on the </w:t>
      </w:r>
      <w:r w:rsidR="00051AE6">
        <w:rPr>
          <w:sz w:val="28"/>
          <w:szCs w:val="28"/>
          <w:lang w:val="en-US"/>
        </w:rPr>
        <w:t xml:space="preserve">button  it activates the update set </w:t>
      </w:r>
    </w:p>
    <w:p w14:paraId="5417617E" w14:textId="7F1EBAE4" w:rsidR="00051AE6" w:rsidRDefault="008C0CD7" w:rsidP="009F6B58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095B71D" wp14:editId="3B56BAC1">
            <wp:simplePos x="0" y="0"/>
            <wp:positionH relativeFrom="margin">
              <wp:posOffset>-578212</wp:posOffset>
            </wp:positionH>
            <wp:positionV relativeFrom="page">
              <wp:posOffset>5343525</wp:posOffset>
            </wp:positionV>
            <wp:extent cx="6950802" cy="2536371"/>
            <wp:effectExtent l="0" t="0" r="2540" b="0"/>
            <wp:wrapNone/>
            <wp:docPr id="8038813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813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802" cy="25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90D45" w14:textId="34A89B76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04DBBAA0" w14:textId="77777777" w:rsidR="00051AE6" w:rsidRDefault="00051AE6" w:rsidP="008C0CD7">
      <w:pPr>
        <w:rPr>
          <w:sz w:val="28"/>
          <w:szCs w:val="28"/>
          <w:lang w:val="en-US"/>
        </w:rPr>
      </w:pPr>
    </w:p>
    <w:p w14:paraId="0D3A4D2B" w14:textId="77777777" w:rsidR="008C0CD7" w:rsidRDefault="008C0CD7" w:rsidP="008C0CD7">
      <w:pPr>
        <w:rPr>
          <w:sz w:val="28"/>
          <w:szCs w:val="28"/>
          <w:lang w:val="en-US"/>
        </w:rPr>
      </w:pPr>
    </w:p>
    <w:p w14:paraId="27EEE498" w14:textId="77777777" w:rsidR="008C0CD7" w:rsidRDefault="008C0CD7" w:rsidP="008C0CD7">
      <w:pPr>
        <w:rPr>
          <w:sz w:val="28"/>
          <w:szCs w:val="28"/>
          <w:lang w:val="en-US"/>
        </w:rPr>
      </w:pPr>
    </w:p>
    <w:p w14:paraId="12D1D465" w14:textId="77777777" w:rsidR="008C0CD7" w:rsidRDefault="008C0CD7" w:rsidP="008C0CD7">
      <w:pPr>
        <w:rPr>
          <w:sz w:val="28"/>
          <w:szCs w:val="28"/>
          <w:lang w:val="en-US"/>
        </w:rPr>
      </w:pPr>
    </w:p>
    <w:p w14:paraId="74D53728" w14:textId="77777777" w:rsidR="008C0CD7" w:rsidRDefault="008C0CD7" w:rsidP="008C0CD7">
      <w:pPr>
        <w:rPr>
          <w:sz w:val="28"/>
          <w:szCs w:val="28"/>
          <w:lang w:val="en-US"/>
        </w:rPr>
      </w:pPr>
    </w:p>
    <w:p w14:paraId="1C003BF3" w14:textId="77777777" w:rsidR="008C0CD7" w:rsidRPr="008C0CD7" w:rsidRDefault="008C0CD7" w:rsidP="008C0CD7">
      <w:pPr>
        <w:rPr>
          <w:sz w:val="28"/>
          <w:szCs w:val="28"/>
          <w:lang w:val="en-US"/>
        </w:rPr>
      </w:pPr>
    </w:p>
    <w:p w14:paraId="3738516A" w14:textId="2EA88422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126C3B90" w14:textId="6DA8A581" w:rsidR="00051AE6" w:rsidRDefault="00C01D4A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Milesto</w:t>
      </w:r>
      <w:r w:rsidR="004F4170">
        <w:rPr>
          <w:b/>
          <w:bCs/>
          <w:sz w:val="28"/>
          <w:szCs w:val="28"/>
          <w:lang w:val="en-US"/>
        </w:rPr>
        <w:t xml:space="preserve">ne 2 : Service </w:t>
      </w:r>
      <w:r w:rsidR="00EE5286">
        <w:rPr>
          <w:b/>
          <w:bCs/>
          <w:sz w:val="28"/>
          <w:szCs w:val="28"/>
          <w:lang w:val="en-US"/>
        </w:rPr>
        <w:t xml:space="preserve"> catalog  item </w:t>
      </w:r>
    </w:p>
    <w:p w14:paraId="5399044B" w14:textId="16727780" w:rsidR="00EE5286" w:rsidRDefault="00EE5286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Activity</w:t>
      </w:r>
      <w:r w:rsidR="004011FE">
        <w:rPr>
          <w:b/>
          <w:bCs/>
          <w:sz w:val="28"/>
          <w:szCs w:val="28"/>
          <w:lang w:val="en-US"/>
        </w:rPr>
        <w:t xml:space="preserve"> 1: Create service </w:t>
      </w:r>
      <w:r w:rsidR="006D51FA">
        <w:rPr>
          <w:b/>
          <w:bCs/>
          <w:sz w:val="28"/>
          <w:szCs w:val="28"/>
          <w:lang w:val="en-US"/>
        </w:rPr>
        <w:t xml:space="preserve">catalog item </w:t>
      </w:r>
    </w:p>
    <w:p w14:paraId="4D2F8629" w14:textId="77777777" w:rsidR="006D51FA" w:rsidRPr="00B35095" w:rsidRDefault="006D51FA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47DC957" w14:textId="25AB2A1C" w:rsidR="00051AE6" w:rsidRDefault="00906370" w:rsidP="00906370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service now </w:t>
      </w:r>
    </w:p>
    <w:p w14:paraId="23B935C3" w14:textId="77777777" w:rsidR="008C0CD7" w:rsidRDefault="003F291E" w:rsidP="008C0CD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</w:t>
      </w:r>
      <w:r w:rsidR="009A495B">
        <w:rPr>
          <w:sz w:val="28"/>
          <w:szCs w:val="28"/>
          <w:lang w:val="en-US"/>
        </w:rPr>
        <w:t xml:space="preserve"> on All &gt;&gt; service </w:t>
      </w:r>
      <w:r w:rsidR="00D5314C">
        <w:rPr>
          <w:sz w:val="28"/>
          <w:szCs w:val="28"/>
          <w:lang w:val="en-US"/>
        </w:rPr>
        <w:t xml:space="preserve"> catalog </w:t>
      </w:r>
    </w:p>
    <w:p w14:paraId="50FB5A60" w14:textId="0806ACA9" w:rsidR="00D5314C" w:rsidRPr="008C0CD7" w:rsidRDefault="00AF0B5B" w:rsidP="008C0CD7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C0CD7">
        <w:rPr>
          <w:sz w:val="28"/>
          <w:szCs w:val="28"/>
          <w:lang w:val="en-US"/>
        </w:rPr>
        <w:t>Select maintain ite</w:t>
      </w:r>
      <w:r w:rsidR="00300675" w:rsidRPr="008C0CD7">
        <w:rPr>
          <w:sz w:val="28"/>
          <w:szCs w:val="28"/>
          <w:lang w:val="en-US"/>
        </w:rPr>
        <w:t xml:space="preserve">ms under catalog definition </w:t>
      </w:r>
    </w:p>
    <w:p w14:paraId="15D95190" w14:textId="5D7B905F" w:rsidR="0020149E" w:rsidRPr="00A52E8C" w:rsidRDefault="00EA5AD5" w:rsidP="00A52E8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121EBEF" wp14:editId="541B6DF9">
            <wp:simplePos x="0" y="0"/>
            <wp:positionH relativeFrom="page">
              <wp:posOffset>554990</wp:posOffset>
            </wp:positionH>
            <wp:positionV relativeFrom="paragraph">
              <wp:posOffset>255270</wp:posOffset>
            </wp:positionV>
            <wp:extent cx="6422390" cy="3025775"/>
            <wp:effectExtent l="0" t="0" r="0" b="3175"/>
            <wp:wrapSquare wrapText="bothSides"/>
            <wp:docPr id="1670025431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5431" name="Picture 4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5E60C" w14:textId="05D12FCB" w:rsidR="003008AF" w:rsidRDefault="003008AF" w:rsidP="003008AF">
      <w:pPr>
        <w:pStyle w:val="ListParagraph"/>
        <w:ind w:left="1440"/>
        <w:rPr>
          <w:sz w:val="28"/>
          <w:szCs w:val="28"/>
          <w:lang w:val="en-US"/>
        </w:rPr>
      </w:pPr>
    </w:p>
    <w:p w14:paraId="1A478228" w14:textId="14D1673C" w:rsidR="00051AE6" w:rsidRDefault="00A7739B" w:rsidP="0029103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Fill the </w:t>
      </w:r>
      <w:r w:rsidR="00CA3AE8">
        <w:rPr>
          <w:sz w:val="28"/>
          <w:szCs w:val="28"/>
          <w:lang w:val="en-US"/>
        </w:rPr>
        <w:t xml:space="preserve">following details to create a new </w:t>
      </w:r>
      <w:r w:rsidR="007B39A3">
        <w:rPr>
          <w:sz w:val="28"/>
          <w:szCs w:val="28"/>
          <w:lang w:val="en-US"/>
        </w:rPr>
        <w:t xml:space="preserve">catalog a new item </w:t>
      </w:r>
    </w:p>
    <w:p w14:paraId="40723560" w14:textId="5C3F493F" w:rsidR="0029103C" w:rsidRDefault="0029103C" w:rsidP="0029103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Laptop </w:t>
      </w:r>
      <w:r w:rsidR="00C73F7A">
        <w:rPr>
          <w:sz w:val="28"/>
          <w:szCs w:val="28"/>
          <w:lang w:val="en-US"/>
        </w:rPr>
        <w:t xml:space="preserve">Request </w:t>
      </w:r>
    </w:p>
    <w:p w14:paraId="6079713B" w14:textId="609EC525" w:rsidR="00C73F7A" w:rsidRDefault="00C73F7A" w:rsidP="0029103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Catalog service : service </w:t>
      </w:r>
      <w:r w:rsidR="00662888">
        <w:rPr>
          <w:sz w:val="28"/>
          <w:szCs w:val="28"/>
          <w:lang w:val="en-US"/>
        </w:rPr>
        <w:t xml:space="preserve">catalog </w:t>
      </w:r>
    </w:p>
    <w:p w14:paraId="79F803C7" w14:textId="12583D29" w:rsidR="005278CC" w:rsidRDefault="00662888" w:rsidP="005278C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Category : Ha</w:t>
      </w:r>
      <w:r w:rsidR="005278CC">
        <w:rPr>
          <w:sz w:val="28"/>
          <w:szCs w:val="28"/>
          <w:lang w:val="en-US"/>
        </w:rPr>
        <w:t xml:space="preserve">rdware </w:t>
      </w:r>
    </w:p>
    <w:p w14:paraId="4F98E58D" w14:textId="2769873E" w:rsidR="005278CC" w:rsidRDefault="005278CC" w:rsidP="005278CC">
      <w:pPr>
        <w:pStyle w:val="ListParagraph"/>
        <w:ind w:left="144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Short Descr</w:t>
      </w:r>
      <w:r w:rsidR="006F6DBD">
        <w:rPr>
          <w:sz w:val="28"/>
          <w:szCs w:val="28"/>
          <w:lang w:val="en-US"/>
        </w:rPr>
        <w:t xml:space="preserve">iption : use this item </w:t>
      </w:r>
      <w:r w:rsidR="00043B63">
        <w:rPr>
          <w:sz w:val="28"/>
          <w:szCs w:val="28"/>
          <w:lang w:val="en-US"/>
        </w:rPr>
        <w:t xml:space="preserve">to request a new laptop </w:t>
      </w:r>
    </w:p>
    <w:p w14:paraId="4D8E2545" w14:textId="6ABBE379" w:rsidR="00043B63" w:rsidRDefault="00801E90" w:rsidP="00043B6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‘SAVE’</w:t>
      </w:r>
    </w:p>
    <w:p w14:paraId="66F52C2F" w14:textId="77777777" w:rsidR="00BF100D" w:rsidRDefault="00BF100D" w:rsidP="00C25439">
      <w:pPr>
        <w:rPr>
          <w:noProof/>
        </w:rPr>
      </w:pPr>
    </w:p>
    <w:p w14:paraId="407A2BCE" w14:textId="2E559F59" w:rsidR="007A264D" w:rsidRDefault="007A264D" w:rsidP="007A264D">
      <w:pPr>
        <w:rPr>
          <w:sz w:val="28"/>
          <w:szCs w:val="28"/>
          <w:lang w:val="en-US"/>
        </w:rPr>
      </w:pPr>
    </w:p>
    <w:p w14:paraId="7313A95A" w14:textId="65086992" w:rsidR="00051AE6" w:rsidRPr="007A264D" w:rsidRDefault="00FB3D32" w:rsidP="007A264D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EFD66F9" wp14:editId="38E569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52185" cy="2720975"/>
            <wp:effectExtent l="0" t="0" r="5715" b="3175"/>
            <wp:wrapSquare wrapText="bothSides"/>
            <wp:docPr id="1699053676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53676" name="Picture 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18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573E4D" w14:textId="43C0D7EC" w:rsidR="00051AE6" w:rsidRDefault="00AE396F" w:rsidP="007A264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Activity 2 :</w:t>
      </w:r>
      <w:r w:rsidR="00B47FDA">
        <w:rPr>
          <w:b/>
          <w:bCs/>
          <w:sz w:val="28"/>
          <w:szCs w:val="28"/>
          <w:lang w:val="en-US"/>
        </w:rPr>
        <w:t xml:space="preserve"> </w:t>
      </w:r>
      <w:r w:rsidR="00F672CC">
        <w:rPr>
          <w:b/>
          <w:bCs/>
          <w:sz w:val="28"/>
          <w:szCs w:val="28"/>
          <w:lang w:val="en-US"/>
        </w:rPr>
        <w:t xml:space="preserve">Add variables </w:t>
      </w:r>
    </w:p>
    <w:p w14:paraId="5C6F3870" w14:textId="55DD805D" w:rsidR="007D528F" w:rsidRDefault="00F672CC" w:rsidP="00AA550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="007D528F">
        <w:rPr>
          <w:b/>
          <w:bCs/>
          <w:sz w:val="28"/>
          <w:szCs w:val="28"/>
          <w:lang w:val="en-US"/>
        </w:rPr>
        <w:t>Step 1 :</w:t>
      </w:r>
    </w:p>
    <w:p w14:paraId="6307CF4D" w14:textId="5B79FDDC" w:rsidR="00AA550B" w:rsidRPr="00E70B4A" w:rsidRDefault="00697D1B" w:rsidP="00AA550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sz w:val="28"/>
          <w:szCs w:val="28"/>
          <w:lang w:val="en-US"/>
        </w:rPr>
        <w:t xml:space="preserve">After saving </w:t>
      </w:r>
      <w:r w:rsidR="00591167">
        <w:rPr>
          <w:sz w:val="28"/>
          <w:szCs w:val="28"/>
          <w:lang w:val="en-US"/>
        </w:rPr>
        <w:t xml:space="preserve">the catalog item form scroll down and click </w:t>
      </w:r>
      <w:r w:rsidR="00E70B4A">
        <w:rPr>
          <w:sz w:val="28"/>
          <w:szCs w:val="28"/>
          <w:lang w:val="en-US"/>
        </w:rPr>
        <w:t xml:space="preserve">on variable ( related list ) </w:t>
      </w:r>
    </w:p>
    <w:p w14:paraId="6C9C7C91" w14:textId="50EFCC42" w:rsidR="00E70B4A" w:rsidRPr="000C5E1A" w:rsidRDefault="005C1B55" w:rsidP="00AA550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sz w:val="28"/>
          <w:szCs w:val="28"/>
          <w:lang w:val="en-US"/>
        </w:rPr>
        <w:t xml:space="preserve">Click on new enter and </w:t>
      </w:r>
      <w:r w:rsidR="000C5E1A">
        <w:rPr>
          <w:sz w:val="28"/>
          <w:szCs w:val="28"/>
          <w:lang w:val="en-US"/>
        </w:rPr>
        <w:t xml:space="preserve">the details as below </w:t>
      </w:r>
    </w:p>
    <w:p w14:paraId="1C689836" w14:textId="3A90D105" w:rsidR="000C5E1A" w:rsidRPr="00CE5836" w:rsidRDefault="002529B7" w:rsidP="000C5E1A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sz w:val="28"/>
          <w:szCs w:val="28"/>
          <w:lang w:val="en-US"/>
        </w:rPr>
        <w:t>Variable 1: Laptop</w:t>
      </w:r>
      <w:r w:rsidR="00CE5836">
        <w:rPr>
          <w:sz w:val="28"/>
          <w:szCs w:val="28"/>
          <w:lang w:val="en-US"/>
        </w:rPr>
        <w:t xml:space="preserve"> model </w:t>
      </w:r>
    </w:p>
    <w:p w14:paraId="450D97E6" w14:textId="7E0389B5" w:rsidR="00CE5836" w:rsidRDefault="00CE5836" w:rsidP="00CE5836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Type : Single line t</w:t>
      </w:r>
      <w:r w:rsidR="00106AF8">
        <w:rPr>
          <w:sz w:val="28"/>
          <w:szCs w:val="28"/>
          <w:lang w:val="en-US"/>
        </w:rPr>
        <w:t xml:space="preserve">ext </w:t>
      </w:r>
    </w:p>
    <w:p w14:paraId="2EE3386E" w14:textId="2EC74953" w:rsidR="00106AF8" w:rsidRDefault="00106AF8" w:rsidP="00CE5836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</w:t>
      </w:r>
      <w:proofErr w:type="spellStart"/>
      <w:r>
        <w:rPr>
          <w:sz w:val="28"/>
          <w:szCs w:val="28"/>
          <w:lang w:val="en-US"/>
        </w:rPr>
        <w:t>laptop_model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57728FED" w14:textId="5E067530" w:rsidR="00BE10E6" w:rsidRDefault="00C77452" w:rsidP="00C77452">
      <w:pPr>
        <w:rPr>
          <w:lang w:val="en-US"/>
        </w:rPr>
      </w:pPr>
      <w:r>
        <w:rPr>
          <w:lang w:val="en-US"/>
        </w:rPr>
        <w:t xml:space="preserve">                           </w:t>
      </w:r>
      <w:r w:rsidR="00BE10E6">
        <w:rPr>
          <w:lang w:val="en-US"/>
        </w:rPr>
        <w:t>Order : 100</w:t>
      </w:r>
    </w:p>
    <w:p w14:paraId="0567EE22" w14:textId="77777777" w:rsidR="00986954" w:rsidRPr="00986954" w:rsidRDefault="00986954" w:rsidP="00C7745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sz w:val="28"/>
          <w:szCs w:val="28"/>
          <w:lang w:val="en-US"/>
        </w:rPr>
        <w:t>Click on submit</w:t>
      </w:r>
    </w:p>
    <w:p w14:paraId="50CCEAED" w14:textId="7437B170" w:rsidR="00C77452" w:rsidRDefault="00986954" w:rsidP="00C77452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sz w:val="28"/>
          <w:szCs w:val="28"/>
          <w:lang w:val="en-US"/>
        </w:rPr>
        <w:t xml:space="preserve">Again </w:t>
      </w:r>
      <w:r w:rsidR="00BE465D">
        <w:rPr>
          <w:sz w:val="28"/>
          <w:szCs w:val="28"/>
          <w:lang w:val="en-US"/>
        </w:rPr>
        <w:t xml:space="preserve">click on new and add remaining variable </w:t>
      </w:r>
      <w:r w:rsidR="00DD7917">
        <w:rPr>
          <w:sz w:val="28"/>
          <w:szCs w:val="28"/>
          <w:lang w:val="en-US"/>
        </w:rPr>
        <w:t xml:space="preserve">in the above process </w:t>
      </w:r>
      <w:r>
        <w:rPr>
          <w:sz w:val="28"/>
          <w:szCs w:val="28"/>
          <w:lang w:val="en-US"/>
        </w:rPr>
        <w:t xml:space="preserve"> </w:t>
      </w:r>
    </w:p>
    <w:p w14:paraId="630386A6" w14:textId="056F4DE5" w:rsidR="00933168" w:rsidRDefault="00911839" w:rsidP="00933168">
      <w:pPr>
        <w:ind w:left="588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BD69219" wp14:editId="3A7F18C1">
            <wp:simplePos x="0" y="0"/>
            <wp:positionH relativeFrom="column">
              <wp:posOffset>-54610</wp:posOffset>
            </wp:positionH>
            <wp:positionV relativeFrom="margin">
              <wp:posOffset>6563995</wp:posOffset>
            </wp:positionV>
            <wp:extent cx="5763260" cy="2797175"/>
            <wp:effectExtent l="0" t="0" r="8890" b="3175"/>
            <wp:wrapSquare wrapText="bothSides"/>
            <wp:docPr id="174601329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1329" name="Picture 7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D8EA3" w14:textId="72FAC744" w:rsidR="00933168" w:rsidRDefault="009B499F" w:rsidP="00933168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Variable 2: Justification </w:t>
      </w:r>
    </w:p>
    <w:p w14:paraId="549F3933" w14:textId="76941B49" w:rsidR="0034036A" w:rsidRDefault="0034036A" w:rsidP="0034036A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Type : Multi line text </w:t>
      </w:r>
    </w:p>
    <w:p w14:paraId="07386A67" w14:textId="18D32AD5" w:rsidR="003B33CC" w:rsidRDefault="003B33CC" w:rsidP="0034036A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justification </w:t>
      </w:r>
    </w:p>
    <w:p w14:paraId="5798D5B5" w14:textId="305D810C" w:rsidR="003B33CC" w:rsidRDefault="003B33CC" w:rsidP="0034036A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Order : 200 </w:t>
      </w:r>
    </w:p>
    <w:p w14:paraId="4BD5D4C7" w14:textId="6BD58478" w:rsidR="00D54383" w:rsidRDefault="00D54383" w:rsidP="00D54383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Variable 3 : add</w:t>
      </w:r>
      <w:r w:rsidR="006F673E">
        <w:rPr>
          <w:sz w:val="28"/>
          <w:szCs w:val="28"/>
          <w:lang w:val="en-US"/>
        </w:rPr>
        <w:t xml:space="preserve">itional Accessories </w:t>
      </w:r>
    </w:p>
    <w:p w14:paraId="56010B4A" w14:textId="57A4A5B7" w:rsidR="006F673E" w:rsidRDefault="006F673E" w:rsidP="006F673E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Type : </w:t>
      </w:r>
      <w:r w:rsidR="00211CD1">
        <w:rPr>
          <w:sz w:val="28"/>
          <w:szCs w:val="28"/>
          <w:lang w:val="en-US"/>
        </w:rPr>
        <w:t xml:space="preserve">checkbox </w:t>
      </w:r>
    </w:p>
    <w:p w14:paraId="6B29C27C" w14:textId="3A6653C3" w:rsidR="00211CD1" w:rsidRDefault="00211CD1" w:rsidP="006F673E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proofErr w:type="spellStart"/>
      <w:r w:rsidR="00293C9E">
        <w:rPr>
          <w:sz w:val="28"/>
          <w:szCs w:val="28"/>
          <w:lang w:val="en-US"/>
        </w:rPr>
        <w:t>additional_accer</w:t>
      </w:r>
      <w:r w:rsidR="00FA0586">
        <w:rPr>
          <w:sz w:val="28"/>
          <w:szCs w:val="28"/>
          <w:lang w:val="en-US"/>
        </w:rPr>
        <w:t>ssories</w:t>
      </w:r>
      <w:proofErr w:type="spellEnd"/>
    </w:p>
    <w:p w14:paraId="52F0E2EF" w14:textId="24826CC1" w:rsidR="002A193F" w:rsidRDefault="002A193F" w:rsidP="006F673E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Order: 300</w:t>
      </w:r>
    </w:p>
    <w:p w14:paraId="30271435" w14:textId="39DF897C" w:rsidR="002A193F" w:rsidRDefault="00CC3255" w:rsidP="002A193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Variable 4 : Accessories details </w:t>
      </w:r>
    </w:p>
    <w:p w14:paraId="779ACB9B" w14:textId="0829557E" w:rsidR="00F072A0" w:rsidRDefault="00F072A0" w:rsidP="00F072A0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Type : Multi line text </w:t>
      </w:r>
    </w:p>
    <w:p w14:paraId="7F12CDB3" w14:textId="2FCA3CAB" w:rsidR="00F072A0" w:rsidRDefault="00047663" w:rsidP="00F072A0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: </w:t>
      </w:r>
      <w:proofErr w:type="spellStart"/>
      <w:r>
        <w:rPr>
          <w:sz w:val="28"/>
          <w:szCs w:val="28"/>
          <w:lang w:val="en-US"/>
        </w:rPr>
        <w:t>accessories_</w:t>
      </w:r>
      <w:r w:rsidR="004D286D">
        <w:rPr>
          <w:sz w:val="28"/>
          <w:szCs w:val="28"/>
          <w:lang w:val="en-US"/>
        </w:rPr>
        <w:t>details</w:t>
      </w:r>
      <w:proofErr w:type="spellEnd"/>
      <w:r w:rsidR="004D286D">
        <w:rPr>
          <w:sz w:val="28"/>
          <w:szCs w:val="28"/>
          <w:lang w:val="en-US"/>
        </w:rPr>
        <w:t xml:space="preserve"> </w:t>
      </w:r>
    </w:p>
    <w:p w14:paraId="3A758D6A" w14:textId="7C7EE767" w:rsidR="00AE3530" w:rsidRDefault="004D286D" w:rsidP="00AE3530">
      <w:pPr>
        <w:pStyle w:val="ListParagraph"/>
        <w:ind w:left="13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Oeder : 400</w:t>
      </w:r>
    </w:p>
    <w:p w14:paraId="76EA8E74" w14:textId="7440D159" w:rsidR="00AE3530" w:rsidRDefault="00AE3530" w:rsidP="00AE3530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Step2:</w:t>
      </w:r>
    </w:p>
    <w:p w14:paraId="6D5CC871" w14:textId="47CF3FD2" w:rsidR="00AE3530" w:rsidRDefault="00C84600" w:rsidP="00AE353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adding above variable </w:t>
      </w:r>
      <w:r w:rsidR="00A60A57">
        <w:rPr>
          <w:sz w:val="28"/>
          <w:szCs w:val="28"/>
          <w:lang w:val="en-US"/>
        </w:rPr>
        <w:t xml:space="preserve">which are added to newly created </w:t>
      </w:r>
      <w:r w:rsidR="00CA39FB">
        <w:rPr>
          <w:sz w:val="28"/>
          <w:szCs w:val="28"/>
          <w:lang w:val="en-US"/>
        </w:rPr>
        <w:t xml:space="preserve">catalog item </w:t>
      </w:r>
    </w:p>
    <w:p w14:paraId="54F0D6A0" w14:textId="5B4B9208" w:rsidR="00CA39FB" w:rsidRPr="00AE3530" w:rsidRDefault="00AE35EE" w:rsidP="00AE353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3AA742B5" wp14:editId="0B439385">
            <wp:simplePos x="0" y="0"/>
            <wp:positionH relativeFrom="margin">
              <wp:posOffset>-163830</wp:posOffset>
            </wp:positionH>
            <wp:positionV relativeFrom="paragraph">
              <wp:posOffset>259080</wp:posOffset>
            </wp:positionV>
            <wp:extent cx="5846445" cy="2677795"/>
            <wp:effectExtent l="0" t="0" r="1905" b="8255"/>
            <wp:wrapSquare wrapText="bothSides"/>
            <wp:docPr id="1760320979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0979" name="Picture 9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44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9FB">
        <w:rPr>
          <w:sz w:val="28"/>
          <w:szCs w:val="28"/>
          <w:lang w:val="en-US"/>
        </w:rPr>
        <w:t xml:space="preserve">Then save </w:t>
      </w:r>
      <w:r w:rsidR="009F48DE">
        <w:rPr>
          <w:sz w:val="28"/>
          <w:szCs w:val="28"/>
          <w:lang w:val="en-US"/>
        </w:rPr>
        <w:t xml:space="preserve">the catalog item form </w:t>
      </w:r>
    </w:p>
    <w:p w14:paraId="3F4A335D" w14:textId="74EDA122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18553FA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77238F4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3C830D8F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54CAD526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126FF24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0D0D5645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22629FC3" w14:textId="44FAB2AE" w:rsidR="00051AE6" w:rsidRDefault="00D16EDD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Milestone</w:t>
      </w:r>
      <w:r w:rsidR="008F7727">
        <w:rPr>
          <w:b/>
          <w:bCs/>
          <w:sz w:val="28"/>
          <w:szCs w:val="28"/>
          <w:lang w:val="en-US"/>
        </w:rPr>
        <w:t xml:space="preserve"> 3 : UI </w:t>
      </w:r>
      <w:r w:rsidR="00B70BD8">
        <w:rPr>
          <w:b/>
          <w:bCs/>
          <w:sz w:val="28"/>
          <w:szCs w:val="28"/>
          <w:lang w:val="en-US"/>
        </w:rPr>
        <w:t>Policy</w:t>
      </w:r>
    </w:p>
    <w:p w14:paraId="4D610B38" w14:textId="04014A1C" w:rsidR="00B70BD8" w:rsidRDefault="00B70BD8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Activity : C</w:t>
      </w:r>
      <w:r w:rsidR="003A6E97">
        <w:rPr>
          <w:b/>
          <w:bCs/>
          <w:sz w:val="28"/>
          <w:szCs w:val="28"/>
          <w:lang w:val="en-US"/>
        </w:rPr>
        <w:t xml:space="preserve">reate catalog </w:t>
      </w:r>
      <w:proofErr w:type="spellStart"/>
      <w:r w:rsidR="009002FA">
        <w:rPr>
          <w:b/>
          <w:bCs/>
          <w:sz w:val="28"/>
          <w:szCs w:val="28"/>
          <w:lang w:val="en-US"/>
        </w:rPr>
        <w:t>ui</w:t>
      </w:r>
      <w:proofErr w:type="spellEnd"/>
      <w:r w:rsidR="009002FA">
        <w:rPr>
          <w:b/>
          <w:bCs/>
          <w:sz w:val="28"/>
          <w:szCs w:val="28"/>
          <w:lang w:val="en-US"/>
        </w:rPr>
        <w:t xml:space="preserve"> policies</w:t>
      </w:r>
    </w:p>
    <w:p w14:paraId="3FE388E0" w14:textId="093FC44F" w:rsidR="009002FA" w:rsidRPr="00D16EDD" w:rsidRDefault="009002FA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7762081E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 xml:space="preserve">Click on all&gt;&gt; search for service </w:t>
      </w:r>
      <w:proofErr w:type="spellStart"/>
      <w:r w:rsidRPr="00D04F48">
        <w:rPr>
          <w:sz w:val="28"/>
          <w:szCs w:val="28"/>
        </w:rPr>
        <w:t>catalog</w:t>
      </w:r>
      <w:proofErr w:type="spellEnd"/>
      <w:r w:rsidRPr="00D04F48">
        <w:rPr>
          <w:sz w:val="28"/>
          <w:szCs w:val="28"/>
        </w:rPr>
        <w:t> </w:t>
      </w:r>
    </w:p>
    <w:p w14:paraId="06DE5D4A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 xml:space="preserve">Select maintain item under </w:t>
      </w:r>
      <w:proofErr w:type="spellStart"/>
      <w:r w:rsidRPr="00D04F48">
        <w:rPr>
          <w:sz w:val="28"/>
          <w:szCs w:val="28"/>
        </w:rPr>
        <w:t>catalog</w:t>
      </w:r>
      <w:proofErr w:type="spellEnd"/>
      <w:r w:rsidRPr="00D04F48">
        <w:rPr>
          <w:sz w:val="28"/>
          <w:szCs w:val="28"/>
        </w:rPr>
        <w:t xml:space="preserve"> definition</w:t>
      </w:r>
    </w:p>
    <w:p w14:paraId="1BAD9310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>Search for ‘laptop request’ which is created before</w:t>
      </w:r>
    </w:p>
    <w:p w14:paraId="6CEF829C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>Select ‘laptop request’ and scroll down click on “</w:t>
      </w:r>
      <w:proofErr w:type="spellStart"/>
      <w:r w:rsidRPr="00D04F48">
        <w:rPr>
          <w:sz w:val="28"/>
          <w:szCs w:val="28"/>
        </w:rPr>
        <w:t>Catalog</w:t>
      </w:r>
      <w:proofErr w:type="spellEnd"/>
      <w:r w:rsidRPr="00D04F48">
        <w:rPr>
          <w:sz w:val="28"/>
          <w:szCs w:val="28"/>
        </w:rPr>
        <w:t xml:space="preserve"> Ui policies”</w:t>
      </w:r>
    </w:p>
    <w:p w14:paraId="3B72848C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 xml:space="preserve">In the </w:t>
      </w:r>
      <w:proofErr w:type="spellStart"/>
      <w:r w:rsidRPr="00D04F48">
        <w:rPr>
          <w:sz w:val="28"/>
          <w:szCs w:val="28"/>
        </w:rPr>
        <w:t>catalog</w:t>
      </w:r>
      <w:proofErr w:type="spellEnd"/>
      <w:r w:rsidRPr="00D04F48">
        <w:rPr>
          <w:sz w:val="28"/>
          <w:szCs w:val="28"/>
        </w:rPr>
        <w:t xml:space="preserve"> </w:t>
      </w:r>
      <w:proofErr w:type="spellStart"/>
      <w:r w:rsidRPr="00D04F48">
        <w:rPr>
          <w:sz w:val="28"/>
          <w:szCs w:val="28"/>
        </w:rPr>
        <w:t>ui</w:t>
      </w:r>
      <w:proofErr w:type="spellEnd"/>
      <w:r w:rsidRPr="00D04F48">
        <w:rPr>
          <w:sz w:val="28"/>
          <w:szCs w:val="28"/>
        </w:rPr>
        <w:t xml:space="preserve"> policies related list tab click on new </w:t>
      </w:r>
    </w:p>
    <w:p w14:paraId="3353BBA9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>Give short description as: show accessories details</w:t>
      </w:r>
    </w:p>
    <w:p w14:paraId="2E532334" w14:textId="77777777" w:rsidR="00D04F48" w:rsidRPr="00D04F48" w:rsidRDefault="00D04F48" w:rsidP="00D04F4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D04F48">
        <w:rPr>
          <w:sz w:val="28"/>
          <w:szCs w:val="28"/>
        </w:rPr>
        <w:t xml:space="preserve">Set the </w:t>
      </w:r>
      <w:proofErr w:type="spellStart"/>
      <w:r w:rsidRPr="00D04F48">
        <w:rPr>
          <w:sz w:val="28"/>
          <w:szCs w:val="28"/>
        </w:rPr>
        <w:t>Catalog</w:t>
      </w:r>
      <w:proofErr w:type="spellEnd"/>
      <w:r w:rsidRPr="00D04F48">
        <w:rPr>
          <w:sz w:val="28"/>
          <w:szCs w:val="28"/>
        </w:rPr>
        <w:t xml:space="preserve"> Condition in the related list tab ‘when to apply’ </w:t>
      </w:r>
    </w:p>
    <w:p w14:paraId="73DDB854" w14:textId="77777777" w:rsidR="00DA3974" w:rsidRDefault="00D04F48" w:rsidP="00DA3974">
      <w:pPr>
        <w:pStyle w:val="ListParagraph"/>
        <w:ind w:left="1080"/>
        <w:rPr>
          <w:sz w:val="28"/>
          <w:szCs w:val="28"/>
        </w:rPr>
      </w:pPr>
      <w:r w:rsidRPr="00D04F48">
        <w:rPr>
          <w:sz w:val="28"/>
          <w:szCs w:val="28"/>
        </w:rPr>
        <w:t xml:space="preserve">                  [field: additional_ accessories, operator: is, value: </w:t>
      </w:r>
    </w:p>
    <w:p w14:paraId="54CCD67F" w14:textId="6218FE39" w:rsidR="00D373E1" w:rsidRPr="00DA3974" w:rsidRDefault="00D373E1" w:rsidP="00DA3974">
      <w:pPr>
        <w:pStyle w:val="ListParagraph"/>
        <w:ind w:left="1080"/>
        <w:rPr>
          <w:sz w:val="28"/>
          <w:szCs w:val="28"/>
        </w:rPr>
      </w:pPr>
      <w:r w:rsidRPr="00DA3974">
        <w:rPr>
          <w:sz w:val="28"/>
          <w:szCs w:val="28"/>
        </w:rPr>
        <w:t>Click on</w:t>
      </w:r>
      <w:r w:rsidRPr="00DA3974">
        <w:rPr>
          <w:b/>
          <w:bCs/>
          <w:sz w:val="28"/>
          <w:szCs w:val="28"/>
        </w:rPr>
        <w:t xml:space="preserve"> save</w:t>
      </w:r>
      <w:r w:rsidRPr="00DA3974">
        <w:rPr>
          <w:sz w:val="28"/>
          <w:szCs w:val="28"/>
        </w:rPr>
        <w:t>.(do not click on submit)</w:t>
      </w:r>
    </w:p>
    <w:p w14:paraId="514D9795" w14:textId="77777777" w:rsidR="00D373E1" w:rsidRPr="00D373E1" w:rsidRDefault="00D373E1" w:rsidP="00D373E1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373E1">
        <w:rPr>
          <w:sz w:val="28"/>
          <w:szCs w:val="28"/>
        </w:rPr>
        <w:t>Scroll down and select ‘</w:t>
      </w:r>
      <w:proofErr w:type="spellStart"/>
      <w:r w:rsidRPr="00D373E1">
        <w:rPr>
          <w:sz w:val="28"/>
          <w:szCs w:val="28"/>
        </w:rPr>
        <w:t>catalog</w:t>
      </w:r>
      <w:proofErr w:type="spellEnd"/>
      <w:r w:rsidRPr="00D373E1">
        <w:rPr>
          <w:sz w:val="28"/>
          <w:szCs w:val="28"/>
        </w:rPr>
        <w:t xml:space="preserve"> </w:t>
      </w:r>
      <w:proofErr w:type="spellStart"/>
      <w:r w:rsidRPr="00D373E1">
        <w:rPr>
          <w:sz w:val="28"/>
          <w:szCs w:val="28"/>
        </w:rPr>
        <w:t>ui</w:t>
      </w:r>
      <w:proofErr w:type="spellEnd"/>
      <w:r w:rsidRPr="00D373E1">
        <w:rPr>
          <w:sz w:val="28"/>
          <w:szCs w:val="28"/>
        </w:rPr>
        <w:t xml:space="preserve"> action’</w:t>
      </w:r>
    </w:p>
    <w:p w14:paraId="28BD19FA" w14:textId="77777777" w:rsidR="00D373E1" w:rsidRPr="00D373E1" w:rsidRDefault="00D373E1" w:rsidP="00D373E1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D373E1">
        <w:rPr>
          <w:sz w:val="28"/>
          <w:szCs w:val="28"/>
        </w:rPr>
        <w:lastRenderedPageBreak/>
        <w:t>Then click on new button</w:t>
      </w:r>
    </w:p>
    <w:p w14:paraId="799A6668" w14:textId="77777777" w:rsidR="00D373E1" w:rsidRPr="00D373E1" w:rsidRDefault="00D373E1" w:rsidP="00D373E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D373E1">
        <w:rPr>
          <w:sz w:val="28"/>
          <w:szCs w:val="28"/>
        </w:rPr>
        <w:t xml:space="preserve">Select variable name as: </w:t>
      </w:r>
      <w:proofErr w:type="spellStart"/>
      <w:r w:rsidRPr="00D373E1">
        <w:rPr>
          <w:sz w:val="28"/>
          <w:szCs w:val="28"/>
        </w:rPr>
        <w:t>accessories_details</w:t>
      </w:r>
      <w:proofErr w:type="spellEnd"/>
    </w:p>
    <w:p w14:paraId="335794C6" w14:textId="77777777" w:rsidR="00D373E1" w:rsidRPr="00D373E1" w:rsidRDefault="00D373E1" w:rsidP="00D373E1">
      <w:pPr>
        <w:pStyle w:val="ListParagraph"/>
        <w:ind w:left="1080"/>
        <w:rPr>
          <w:sz w:val="28"/>
          <w:szCs w:val="28"/>
        </w:rPr>
      </w:pPr>
      <w:r w:rsidRPr="00D373E1">
        <w:rPr>
          <w:sz w:val="28"/>
          <w:szCs w:val="28"/>
        </w:rPr>
        <w:t>                              Order:100</w:t>
      </w:r>
    </w:p>
    <w:p w14:paraId="41F34679" w14:textId="77777777" w:rsidR="00D373E1" w:rsidRPr="00D373E1" w:rsidRDefault="00D373E1" w:rsidP="00D373E1">
      <w:pPr>
        <w:pStyle w:val="ListParagraph"/>
        <w:ind w:left="1080"/>
        <w:rPr>
          <w:sz w:val="28"/>
          <w:szCs w:val="28"/>
        </w:rPr>
      </w:pPr>
      <w:r w:rsidRPr="00D373E1">
        <w:rPr>
          <w:sz w:val="28"/>
          <w:szCs w:val="28"/>
        </w:rPr>
        <w:t>                    Mandatory: True</w:t>
      </w:r>
    </w:p>
    <w:p w14:paraId="2CE361EE" w14:textId="77777777" w:rsidR="00D373E1" w:rsidRPr="00D373E1" w:rsidRDefault="00D373E1" w:rsidP="00D373E1">
      <w:pPr>
        <w:pStyle w:val="ListParagraph"/>
        <w:ind w:left="1080"/>
        <w:rPr>
          <w:sz w:val="28"/>
          <w:szCs w:val="28"/>
        </w:rPr>
      </w:pPr>
      <w:r w:rsidRPr="00D373E1">
        <w:rPr>
          <w:sz w:val="28"/>
          <w:szCs w:val="28"/>
        </w:rPr>
        <w:t>                         Visible : True</w:t>
      </w:r>
    </w:p>
    <w:p w14:paraId="2A30B65D" w14:textId="77777777" w:rsidR="00D373E1" w:rsidRPr="00D373E1" w:rsidRDefault="00D373E1" w:rsidP="00D373E1">
      <w:pPr>
        <w:pStyle w:val="ListParagraph"/>
        <w:ind w:left="1080"/>
        <w:rPr>
          <w:sz w:val="28"/>
          <w:szCs w:val="28"/>
        </w:rPr>
      </w:pPr>
      <w:r w:rsidRPr="00D373E1">
        <w:rPr>
          <w:sz w:val="28"/>
          <w:szCs w:val="28"/>
        </w:rPr>
        <w:br/>
      </w:r>
    </w:p>
    <w:p w14:paraId="4A1CC74B" w14:textId="724A00AE" w:rsidR="00D373E1" w:rsidRPr="00EE0B3C" w:rsidRDefault="00D373E1" w:rsidP="00C25439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D373E1">
        <w:rPr>
          <w:sz w:val="28"/>
          <w:szCs w:val="28"/>
        </w:rPr>
        <w:t xml:space="preserve">Click on save and again click save button of the </w:t>
      </w:r>
      <w:proofErr w:type="spellStart"/>
      <w:r w:rsidRPr="00D373E1">
        <w:rPr>
          <w:sz w:val="28"/>
          <w:szCs w:val="28"/>
        </w:rPr>
        <w:t>catalog</w:t>
      </w:r>
      <w:proofErr w:type="spellEnd"/>
      <w:r w:rsidRPr="00D373E1">
        <w:rPr>
          <w:sz w:val="28"/>
          <w:szCs w:val="28"/>
        </w:rPr>
        <w:t xml:space="preserve"> </w:t>
      </w:r>
      <w:proofErr w:type="spellStart"/>
      <w:r w:rsidRPr="00D373E1">
        <w:rPr>
          <w:sz w:val="28"/>
          <w:szCs w:val="28"/>
        </w:rPr>
        <w:t>ui</w:t>
      </w:r>
      <w:proofErr w:type="spellEnd"/>
      <w:r w:rsidRPr="00D373E1">
        <w:rPr>
          <w:sz w:val="28"/>
          <w:szCs w:val="28"/>
        </w:rPr>
        <w:t xml:space="preserve"> policy form</w:t>
      </w:r>
      <w:r w:rsidRPr="00EE0B3C">
        <w:rPr>
          <w:sz w:val="28"/>
          <w:szCs w:val="28"/>
        </w:rPr>
        <w:t>                          </w:t>
      </w:r>
    </w:p>
    <w:p w14:paraId="253B64EC" w14:textId="691651EB" w:rsidR="00051AE6" w:rsidRDefault="00B2498B" w:rsidP="009F6B58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74A8F2F" wp14:editId="25781829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742305" cy="2708910"/>
            <wp:effectExtent l="0" t="0" r="0" b="0"/>
            <wp:wrapSquare wrapText="bothSides"/>
            <wp:docPr id="1472005917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5917" name="Picture 11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F32755" w14:textId="32266F14" w:rsidR="00051AE6" w:rsidRDefault="001F1E3A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Milestone 4:</w:t>
      </w:r>
      <w:r w:rsidR="00AF3435">
        <w:rPr>
          <w:b/>
          <w:bCs/>
          <w:sz w:val="28"/>
          <w:szCs w:val="28"/>
          <w:lang w:val="en-US"/>
        </w:rPr>
        <w:t xml:space="preserve"> UI Action </w:t>
      </w:r>
    </w:p>
    <w:p w14:paraId="5EFFDD13" w14:textId="7BA38156" w:rsidR="00AE33BF" w:rsidRDefault="00AE33BF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Activity : Create </w:t>
      </w:r>
      <w:proofErr w:type="spellStart"/>
      <w:r>
        <w:rPr>
          <w:b/>
          <w:bCs/>
          <w:sz w:val="28"/>
          <w:szCs w:val="28"/>
          <w:lang w:val="en-US"/>
        </w:rPr>
        <w:t>ui</w:t>
      </w:r>
      <w:proofErr w:type="spellEnd"/>
      <w:r>
        <w:rPr>
          <w:b/>
          <w:bCs/>
          <w:sz w:val="28"/>
          <w:szCs w:val="28"/>
          <w:lang w:val="en-US"/>
        </w:rPr>
        <w:t xml:space="preserve"> action </w:t>
      </w:r>
    </w:p>
    <w:p w14:paraId="4E4E270B" w14:textId="77777777" w:rsidR="002039A0" w:rsidRPr="002039A0" w:rsidRDefault="002039A0" w:rsidP="002039A0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>Open service now.</w:t>
      </w:r>
    </w:p>
    <w:p w14:paraId="273CB7BA" w14:textId="77777777" w:rsidR="002039A0" w:rsidRPr="002039A0" w:rsidRDefault="002039A0" w:rsidP="002039A0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 xml:space="preserve">Click on All  &gt;&gt; search for </w:t>
      </w:r>
      <w:proofErr w:type="spellStart"/>
      <w:r w:rsidRPr="002039A0">
        <w:rPr>
          <w:b/>
          <w:bCs/>
          <w:sz w:val="28"/>
          <w:szCs w:val="28"/>
        </w:rPr>
        <w:t>ui</w:t>
      </w:r>
      <w:proofErr w:type="spellEnd"/>
      <w:r w:rsidRPr="002039A0">
        <w:rPr>
          <w:b/>
          <w:bCs/>
          <w:sz w:val="28"/>
          <w:szCs w:val="28"/>
        </w:rPr>
        <w:t xml:space="preserve"> action</w:t>
      </w:r>
    </w:p>
    <w:p w14:paraId="5F610F2B" w14:textId="77777777" w:rsidR="002039A0" w:rsidRPr="002039A0" w:rsidRDefault="002039A0" w:rsidP="002039A0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 xml:space="preserve">Select </w:t>
      </w:r>
      <w:proofErr w:type="spellStart"/>
      <w:r w:rsidRPr="002039A0">
        <w:rPr>
          <w:b/>
          <w:bCs/>
          <w:sz w:val="28"/>
          <w:szCs w:val="28"/>
        </w:rPr>
        <w:t>ui</w:t>
      </w:r>
      <w:proofErr w:type="spellEnd"/>
      <w:r w:rsidRPr="002039A0">
        <w:rPr>
          <w:b/>
          <w:bCs/>
          <w:sz w:val="28"/>
          <w:szCs w:val="28"/>
        </w:rPr>
        <w:t xml:space="preserve"> actions under system definition</w:t>
      </w:r>
    </w:p>
    <w:p w14:paraId="298FD218" w14:textId="77777777" w:rsidR="002039A0" w:rsidRPr="002039A0" w:rsidRDefault="002039A0" w:rsidP="002039A0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>Click on new</w:t>
      </w:r>
    </w:p>
    <w:p w14:paraId="0D7BA4A9" w14:textId="77777777" w:rsidR="002039A0" w:rsidRPr="002039A0" w:rsidRDefault="002039A0" w:rsidP="002039A0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 xml:space="preserve">Fill the following details to create </w:t>
      </w:r>
      <w:proofErr w:type="spellStart"/>
      <w:r w:rsidRPr="002039A0">
        <w:rPr>
          <w:b/>
          <w:bCs/>
          <w:sz w:val="28"/>
          <w:szCs w:val="28"/>
        </w:rPr>
        <w:t>ui</w:t>
      </w:r>
      <w:proofErr w:type="spellEnd"/>
      <w:r w:rsidRPr="002039A0">
        <w:rPr>
          <w:b/>
          <w:bCs/>
          <w:sz w:val="28"/>
          <w:szCs w:val="28"/>
        </w:rPr>
        <w:t xml:space="preserve"> action</w:t>
      </w:r>
    </w:p>
    <w:p w14:paraId="6730B1F6" w14:textId="77777777" w:rsidR="00613CA4" w:rsidRDefault="002039A0" w:rsidP="002039A0">
      <w:pPr>
        <w:pStyle w:val="ListParagraph"/>
        <w:ind w:left="1080"/>
        <w:rPr>
          <w:b/>
          <w:bCs/>
          <w:sz w:val="28"/>
          <w:szCs w:val="28"/>
        </w:rPr>
      </w:pPr>
      <w:r w:rsidRPr="002039A0">
        <w:rPr>
          <w:b/>
          <w:bCs/>
          <w:sz w:val="28"/>
          <w:szCs w:val="28"/>
        </w:rPr>
        <w:t>              Table: shopping cart(</w:t>
      </w:r>
      <w:proofErr w:type="spellStart"/>
      <w:r w:rsidRPr="002039A0">
        <w:rPr>
          <w:b/>
          <w:bCs/>
          <w:sz w:val="28"/>
          <w:szCs w:val="28"/>
        </w:rPr>
        <w:t>sc_cart</w:t>
      </w:r>
      <w:proofErr w:type="spellEnd"/>
      <w:r w:rsidRPr="002039A0">
        <w:rPr>
          <w:b/>
          <w:bCs/>
          <w:sz w:val="28"/>
          <w:szCs w:val="28"/>
        </w:rPr>
        <w:t>)</w:t>
      </w:r>
      <w:r w:rsidRPr="002039A0">
        <w:rPr>
          <w:b/>
          <w:bCs/>
          <w:sz w:val="28"/>
          <w:szCs w:val="28"/>
        </w:rPr>
        <w:br/>
        <w:t>              Order:100</w:t>
      </w:r>
      <w:r w:rsidRPr="002039A0">
        <w:rPr>
          <w:b/>
          <w:bCs/>
          <w:sz w:val="28"/>
          <w:szCs w:val="28"/>
        </w:rPr>
        <w:br/>
        <w:t>              Action name:  Reset form</w:t>
      </w:r>
      <w:r w:rsidRPr="002039A0">
        <w:rPr>
          <w:b/>
          <w:bCs/>
          <w:sz w:val="28"/>
          <w:szCs w:val="28"/>
        </w:rPr>
        <w:br/>
        <w:t>               Client : checked</w:t>
      </w:r>
      <w:r w:rsidRPr="002039A0">
        <w:rPr>
          <w:b/>
          <w:bCs/>
          <w:sz w:val="28"/>
          <w:szCs w:val="28"/>
        </w:rPr>
        <w:br/>
        <w:t>Script:</w:t>
      </w:r>
      <w:r w:rsidRPr="002039A0">
        <w:rPr>
          <w:b/>
          <w:bCs/>
          <w:sz w:val="28"/>
          <w:szCs w:val="28"/>
        </w:rPr>
        <w:br/>
        <w:t xml:space="preserve">    function </w:t>
      </w:r>
      <w:proofErr w:type="spellStart"/>
      <w:r w:rsidRPr="002039A0">
        <w:rPr>
          <w:b/>
          <w:bCs/>
          <w:sz w:val="28"/>
          <w:szCs w:val="28"/>
        </w:rPr>
        <w:t>resetForm</w:t>
      </w:r>
      <w:proofErr w:type="spellEnd"/>
      <w:r w:rsidRPr="002039A0">
        <w:rPr>
          <w:b/>
          <w:bCs/>
          <w:sz w:val="28"/>
          <w:szCs w:val="28"/>
        </w:rPr>
        <w:t>() {</w:t>
      </w:r>
      <w:r w:rsidRPr="002039A0">
        <w:rPr>
          <w:b/>
          <w:bCs/>
          <w:sz w:val="28"/>
          <w:szCs w:val="28"/>
        </w:rPr>
        <w:br/>
        <w:t>    </w:t>
      </w:r>
      <w:proofErr w:type="spellStart"/>
      <w:r w:rsidRPr="002039A0">
        <w:rPr>
          <w:b/>
          <w:bCs/>
          <w:sz w:val="28"/>
          <w:szCs w:val="28"/>
        </w:rPr>
        <w:t>g_form.clearForm</w:t>
      </w:r>
      <w:proofErr w:type="spellEnd"/>
      <w:r w:rsidRPr="002039A0">
        <w:rPr>
          <w:b/>
          <w:bCs/>
          <w:sz w:val="28"/>
          <w:szCs w:val="28"/>
        </w:rPr>
        <w:t>(); // Clears all fields in the form</w:t>
      </w:r>
      <w:r w:rsidRPr="002039A0">
        <w:rPr>
          <w:b/>
          <w:bCs/>
          <w:sz w:val="28"/>
          <w:szCs w:val="28"/>
        </w:rPr>
        <w:br/>
      </w:r>
      <w:r w:rsidRPr="002039A0">
        <w:rPr>
          <w:b/>
          <w:bCs/>
          <w:sz w:val="28"/>
          <w:szCs w:val="28"/>
        </w:rPr>
        <w:lastRenderedPageBreak/>
        <w:t>    alert("The form has been reset.");</w:t>
      </w:r>
      <w:r w:rsidRPr="002039A0">
        <w:rPr>
          <w:b/>
          <w:bCs/>
          <w:sz w:val="28"/>
          <w:szCs w:val="28"/>
        </w:rPr>
        <w:br/>
        <w:t>}</w:t>
      </w:r>
    </w:p>
    <w:p w14:paraId="14ABDFF4" w14:textId="26DC2FB8" w:rsidR="008076BA" w:rsidRPr="008E1E88" w:rsidRDefault="008E1E88" w:rsidP="008E1E88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Click on save </w:t>
      </w:r>
      <w:r w:rsidR="002039A0" w:rsidRPr="008E1E88">
        <w:rPr>
          <w:b/>
          <w:bCs/>
          <w:sz w:val="28"/>
          <w:szCs w:val="28"/>
        </w:rPr>
        <w:br/>
      </w:r>
      <w:r w:rsidR="00D31E96">
        <w:rPr>
          <w:noProof/>
        </w:rPr>
        <w:drawing>
          <wp:inline distT="0" distB="0" distL="0" distR="0" wp14:anchorId="0E749E90" wp14:editId="535CAD7B">
            <wp:extent cx="5731510" cy="2872740"/>
            <wp:effectExtent l="0" t="0" r="2540" b="3810"/>
            <wp:docPr id="147062625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2625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D58D" w14:textId="018D6A5F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03A34924" w14:textId="47FB31E5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DC314BF" w14:textId="39AFDDE5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58CD7287" w14:textId="46AFD266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54588DA0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3CC902CA" w14:textId="04657F35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DC8DB55" w14:textId="4BF9BDDA" w:rsidR="00051AE6" w:rsidRDefault="0092183E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Milestone </w:t>
      </w:r>
      <w:r w:rsidR="003A189A">
        <w:rPr>
          <w:b/>
          <w:bCs/>
          <w:sz w:val="28"/>
          <w:szCs w:val="28"/>
          <w:lang w:val="en-US"/>
        </w:rPr>
        <w:t xml:space="preserve">5 : Export update </w:t>
      </w:r>
      <w:r w:rsidR="00BA38F8">
        <w:rPr>
          <w:b/>
          <w:bCs/>
          <w:sz w:val="28"/>
          <w:szCs w:val="28"/>
          <w:lang w:val="en-US"/>
        </w:rPr>
        <w:t xml:space="preserve">set </w:t>
      </w:r>
    </w:p>
    <w:p w14:paraId="656980B8" w14:textId="0C70A219" w:rsidR="00DA5988" w:rsidRDefault="00BA38F8" w:rsidP="000E76AF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Activity : Exporting </w:t>
      </w:r>
      <w:r w:rsidR="00C51A50">
        <w:rPr>
          <w:b/>
          <w:bCs/>
          <w:sz w:val="28"/>
          <w:szCs w:val="28"/>
          <w:lang w:val="en-US"/>
        </w:rPr>
        <w:t xml:space="preserve">changes to another </w:t>
      </w:r>
      <w:r w:rsidR="00F739A1">
        <w:rPr>
          <w:b/>
          <w:bCs/>
          <w:sz w:val="28"/>
          <w:szCs w:val="28"/>
          <w:lang w:val="en-US"/>
        </w:rPr>
        <w:t xml:space="preserve">instance </w:t>
      </w:r>
    </w:p>
    <w:p w14:paraId="02F81318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Click on All  &gt;&gt; search for update sets</w:t>
      </w:r>
    </w:p>
    <w:p w14:paraId="02012902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Select local update set </w:t>
      </w:r>
    </w:p>
    <w:p w14:paraId="018EE86E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Select created update set i.e. ‘Laptop Request Project’</w:t>
      </w:r>
    </w:p>
    <w:p w14:paraId="62777EFF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Set the state to ‘Complete’</w:t>
      </w:r>
    </w:p>
    <w:p w14:paraId="1D4FFA4F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In the related list Update tab, updates are visible which we perform under this update set.</w:t>
      </w:r>
    </w:p>
    <w:p w14:paraId="20426FA9" w14:textId="77777777" w:rsidR="000E76AF" w:rsidRPr="000E76AF" w:rsidRDefault="000E76AF" w:rsidP="000E76A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0E76AF">
        <w:rPr>
          <w:sz w:val="28"/>
          <w:szCs w:val="28"/>
        </w:rPr>
        <w:t>Click on export to XML ,it download one file</w:t>
      </w:r>
    </w:p>
    <w:p w14:paraId="2DC59C74" w14:textId="7859994F" w:rsidR="000E76AF" w:rsidRPr="000E76AF" w:rsidRDefault="009B402F" w:rsidP="000E76AF">
      <w:pPr>
        <w:pStyle w:val="ListParagraph"/>
        <w:ind w:left="108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154BDA4F" wp14:editId="4A9F1104">
            <wp:simplePos x="0" y="0"/>
            <wp:positionH relativeFrom="column">
              <wp:posOffset>-76200</wp:posOffset>
            </wp:positionH>
            <wp:positionV relativeFrom="paragraph">
              <wp:posOffset>198120</wp:posOffset>
            </wp:positionV>
            <wp:extent cx="5731510" cy="3316877"/>
            <wp:effectExtent l="0" t="0" r="2540" b="0"/>
            <wp:wrapSquare wrapText="bothSides"/>
            <wp:docPr id="1014636455" name="Picture 13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6455" name="Picture 13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58E21A" w14:textId="17986CCA" w:rsidR="00051AE6" w:rsidRDefault="00051AE6" w:rsidP="00DE4773">
      <w:pPr>
        <w:rPr>
          <w:sz w:val="28"/>
          <w:szCs w:val="28"/>
          <w:lang w:val="en-US"/>
        </w:rPr>
      </w:pPr>
    </w:p>
    <w:p w14:paraId="384403B0" w14:textId="77777777" w:rsidR="00DE4773" w:rsidRDefault="00DE4773" w:rsidP="00DE4773">
      <w:pPr>
        <w:rPr>
          <w:sz w:val="28"/>
          <w:szCs w:val="28"/>
          <w:lang w:val="en-US"/>
        </w:rPr>
      </w:pPr>
    </w:p>
    <w:p w14:paraId="688F75B7" w14:textId="29F9EEB2" w:rsidR="00DE4773" w:rsidRDefault="00DE4773" w:rsidP="00DE47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</w:t>
      </w:r>
      <w:r w:rsidR="001E50C4">
        <w:rPr>
          <w:b/>
          <w:bCs/>
          <w:sz w:val="28"/>
          <w:szCs w:val="28"/>
          <w:lang w:val="en-US"/>
        </w:rPr>
        <w:t xml:space="preserve">ilestone </w:t>
      </w:r>
      <w:r w:rsidR="00E93311">
        <w:rPr>
          <w:b/>
          <w:bCs/>
          <w:sz w:val="28"/>
          <w:szCs w:val="28"/>
          <w:lang w:val="en-US"/>
        </w:rPr>
        <w:t xml:space="preserve">6 : </w:t>
      </w:r>
      <w:r w:rsidR="00320A9F">
        <w:rPr>
          <w:b/>
          <w:bCs/>
          <w:sz w:val="28"/>
          <w:szCs w:val="28"/>
          <w:lang w:val="en-US"/>
        </w:rPr>
        <w:t xml:space="preserve">Login </w:t>
      </w:r>
      <w:r w:rsidR="00150018">
        <w:rPr>
          <w:b/>
          <w:bCs/>
          <w:sz w:val="28"/>
          <w:szCs w:val="28"/>
          <w:lang w:val="en-US"/>
        </w:rPr>
        <w:t xml:space="preserve">to another instance </w:t>
      </w:r>
    </w:p>
    <w:p w14:paraId="6082E75B" w14:textId="42A75429" w:rsidR="00150018" w:rsidRDefault="00150018" w:rsidP="00DE477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    Activ</w:t>
      </w:r>
      <w:r w:rsidR="00B80C75">
        <w:rPr>
          <w:b/>
          <w:bCs/>
          <w:sz w:val="28"/>
          <w:szCs w:val="28"/>
          <w:lang w:val="en-US"/>
        </w:rPr>
        <w:t>ity : Retri</w:t>
      </w:r>
      <w:r w:rsidR="007A7102">
        <w:rPr>
          <w:b/>
          <w:bCs/>
          <w:sz w:val="28"/>
          <w:szCs w:val="28"/>
          <w:lang w:val="en-US"/>
        </w:rPr>
        <w:t>ev</w:t>
      </w:r>
      <w:r w:rsidR="00B80C75">
        <w:rPr>
          <w:b/>
          <w:bCs/>
          <w:sz w:val="28"/>
          <w:szCs w:val="28"/>
          <w:lang w:val="en-US"/>
        </w:rPr>
        <w:t>ing</w:t>
      </w:r>
      <w:r w:rsidR="007A7102">
        <w:rPr>
          <w:b/>
          <w:bCs/>
          <w:sz w:val="28"/>
          <w:szCs w:val="28"/>
          <w:lang w:val="en-US"/>
        </w:rPr>
        <w:t xml:space="preserve"> the </w:t>
      </w:r>
      <w:r w:rsidR="009643C7">
        <w:rPr>
          <w:b/>
          <w:bCs/>
          <w:sz w:val="28"/>
          <w:szCs w:val="28"/>
          <w:lang w:val="en-US"/>
        </w:rPr>
        <w:t xml:space="preserve">update set </w:t>
      </w:r>
    </w:p>
    <w:p w14:paraId="7A6F8ED7" w14:textId="77777777" w:rsidR="00B42967" w:rsidRPr="00B42967" w:rsidRDefault="00B42967" w:rsidP="00B42967">
      <w:pPr>
        <w:numPr>
          <w:ilvl w:val="0"/>
          <w:numId w:val="18"/>
        </w:numPr>
        <w:rPr>
          <w:sz w:val="28"/>
          <w:szCs w:val="28"/>
        </w:rPr>
      </w:pPr>
      <w:r w:rsidRPr="00B42967">
        <w:rPr>
          <w:sz w:val="28"/>
          <w:szCs w:val="28"/>
        </w:rPr>
        <w:t>Open another instance in incognito window </w:t>
      </w:r>
    </w:p>
    <w:p w14:paraId="24C7C1F2" w14:textId="77777777" w:rsidR="00B42967" w:rsidRPr="00B42967" w:rsidRDefault="00B42967" w:rsidP="00B42967">
      <w:pPr>
        <w:numPr>
          <w:ilvl w:val="0"/>
          <w:numId w:val="18"/>
        </w:numPr>
        <w:rPr>
          <w:sz w:val="28"/>
          <w:szCs w:val="28"/>
        </w:rPr>
      </w:pPr>
      <w:r w:rsidRPr="00B42967">
        <w:rPr>
          <w:sz w:val="28"/>
          <w:szCs w:val="28"/>
        </w:rPr>
        <w:t>Login with credentials </w:t>
      </w:r>
    </w:p>
    <w:p w14:paraId="1E6833DD" w14:textId="77777777" w:rsidR="00B42967" w:rsidRPr="00B42967" w:rsidRDefault="00B42967" w:rsidP="00B42967">
      <w:pPr>
        <w:numPr>
          <w:ilvl w:val="0"/>
          <w:numId w:val="18"/>
        </w:numPr>
        <w:rPr>
          <w:sz w:val="28"/>
          <w:szCs w:val="28"/>
        </w:rPr>
      </w:pPr>
      <w:r w:rsidRPr="00B42967">
        <w:rPr>
          <w:sz w:val="28"/>
          <w:szCs w:val="28"/>
        </w:rPr>
        <w:t>Click on all&gt;&gt; search for update sets</w:t>
      </w:r>
    </w:p>
    <w:p w14:paraId="1E9A5BAF" w14:textId="77777777" w:rsidR="00B42967" w:rsidRPr="00B42967" w:rsidRDefault="00B42967" w:rsidP="00B42967">
      <w:pPr>
        <w:numPr>
          <w:ilvl w:val="0"/>
          <w:numId w:val="18"/>
        </w:numPr>
        <w:rPr>
          <w:sz w:val="28"/>
          <w:szCs w:val="28"/>
        </w:rPr>
      </w:pPr>
      <w:r w:rsidRPr="00B42967">
        <w:rPr>
          <w:sz w:val="28"/>
          <w:szCs w:val="28"/>
        </w:rPr>
        <w:t>Select “Retrieved update set” under system update set</w:t>
      </w:r>
    </w:p>
    <w:p w14:paraId="22BC1D78" w14:textId="06D498CC" w:rsidR="00B42967" w:rsidRPr="00B42967" w:rsidRDefault="00B42967" w:rsidP="00B42967">
      <w:pPr>
        <w:numPr>
          <w:ilvl w:val="0"/>
          <w:numId w:val="18"/>
        </w:numPr>
        <w:rPr>
          <w:sz w:val="28"/>
          <w:szCs w:val="28"/>
        </w:rPr>
      </w:pPr>
      <w:r w:rsidRPr="00B42967">
        <w:rPr>
          <w:sz w:val="28"/>
          <w:szCs w:val="28"/>
        </w:rPr>
        <w:t>It open retrieved update set list and scroll down</w:t>
      </w:r>
    </w:p>
    <w:p w14:paraId="4F222F98" w14:textId="254CE1CA" w:rsidR="009643C7" w:rsidRPr="00B42967" w:rsidRDefault="00055B52" w:rsidP="00B42967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7" behindDoc="0" locked="0" layoutInCell="1" allowOverlap="1" wp14:anchorId="52C3641B" wp14:editId="7BCEE11D">
            <wp:simplePos x="0" y="0"/>
            <wp:positionH relativeFrom="column">
              <wp:posOffset>-250825</wp:posOffset>
            </wp:positionH>
            <wp:positionV relativeFrom="paragraph">
              <wp:posOffset>386715</wp:posOffset>
            </wp:positionV>
            <wp:extent cx="5883275" cy="2612390"/>
            <wp:effectExtent l="0" t="0" r="3175" b="0"/>
            <wp:wrapSquare wrapText="bothSides"/>
            <wp:docPr id="11876401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3840">
        <w:rPr>
          <w:sz w:val="28"/>
          <w:szCs w:val="28"/>
          <w:lang w:val="en-US"/>
        </w:rPr>
        <w:t xml:space="preserve">Click on import update </w:t>
      </w:r>
      <w:r w:rsidR="00A504F6">
        <w:rPr>
          <w:sz w:val="28"/>
          <w:szCs w:val="28"/>
          <w:lang w:val="en-US"/>
        </w:rPr>
        <w:t>set from XML</w:t>
      </w:r>
    </w:p>
    <w:p w14:paraId="6572CAFA" w14:textId="49D2567D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12FF9301" w14:textId="35A74080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2FC0167D" w14:textId="02B97DAE" w:rsidR="00EE6042" w:rsidRPr="00EE6042" w:rsidRDefault="00D05FAE" w:rsidP="00D05FAE">
      <w:pPr>
        <w:rPr>
          <w:sz w:val="28"/>
          <w:szCs w:val="28"/>
        </w:rPr>
      </w:pPr>
      <w:r>
        <w:rPr>
          <w:sz w:val="28"/>
          <w:szCs w:val="28"/>
        </w:rPr>
        <w:t>7.</w:t>
      </w:r>
      <w:r w:rsidR="00EE6042" w:rsidRPr="00EE6042">
        <w:rPr>
          <w:sz w:val="28"/>
          <w:szCs w:val="28"/>
        </w:rPr>
        <w:t>Upload the downloaded file in XML file</w:t>
      </w:r>
    </w:p>
    <w:p w14:paraId="772B78B9" w14:textId="06119075" w:rsidR="00EE6042" w:rsidRPr="00D05FAE" w:rsidRDefault="00EC7274" w:rsidP="00D05FA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34964A28" wp14:editId="45215BA0">
            <wp:simplePos x="0" y="0"/>
            <wp:positionH relativeFrom="margin">
              <wp:align>right</wp:align>
            </wp:positionH>
            <wp:positionV relativeFrom="paragraph">
              <wp:posOffset>512626</wp:posOffset>
            </wp:positionV>
            <wp:extent cx="5731510" cy="3158490"/>
            <wp:effectExtent l="0" t="0" r="2540" b="3810"/>
            <wp:wrapSquare wrapText="bothSides"/>
            <wp:docPr id="1094391143" name="Picture 1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91143" name="Picture 15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5FAE" w:rsidRPr="00D05FAE">
        <w:rPr>
          <w:sz w:val="28"/>
          <w:szCs w:val="28"/>
        </w:rPr>
        <w:t>8.</w:t>
      </w:r>
      <w:r w:rsidR="00EE6042" w:rsidRPr="00D05FAE">
        <w:rPr>
          <w:sz w:val="28"/>
          <w:szCs w:val="28"/>
        </w:rPr>
        <w:t>Click on Upload and it gets uploaded</w:t>
      </w:r>
    </w:p>
    <w:p w14:paraId="22279CC6" w14:textId="46675AC2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3A613E1B" w14:textId="777777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196EB54F" w14:textId="1D98B475" w:rsidR="00BD4A52" w:rsidRPr="00BD4A52" w:rsidRDefault="00BD4A52" w:rsidP="00BD4A52">
      <w:pPr>
        <w:ind w:left="360"/>
        <w:rPr>
          <w:sz w:val="28"/>
          <w:szCs w:val="28"/>
        </w:rPr>
      </w:pPr>
      <w:r>
        <w:rPr>
          <w:sz w:val="28"/>
          <w:szCs w:val="28"/>
        </w:rPr>
        <w:t>9.</w:t>
      </w:r>
      <w:r w:rsidRPr="00BD4A52">
        <w:rPr>
          <w:sz w:val="28"/>
          <w:szCs w:val="28"/>
        </w:rPr>
        <w:t>Open retrieved update set ‘laptop request project’</w:t>
      </w:r>
    </w:p>
    <w:p w14:paraId="472E6074" w14:textId="2901F52B" w:rsidR="00BD4A52" w:rsidRPr="00BD4A52" w:rsidRDefault="001651FB" w:rsidP="00BD4A52">
      <w:pPr>
        <w:ind w:left="360"/>
        <w:rPr>
          <w:sz w:val="28"/>
          <w:szCs w:val="28"/>
        </w:rPr>
      </w:pPr>
      <w:r>
        <w:rPr>
          <w:sz w:val="28"/>
          <w:szCs w:val="28"/>
        </w:rPr>
        <w:t>10.</w:t>
      </w:r>
      <w:r w:rsidR="00BD4A52" w:rsidRPr="00BD4A52">
        <w:rPr>
          <w:sz w:val="28"/>
          <w:szCs w:val="28"/>
        </w:rPr>
        <w:t>Click on preview update set </w:t>
      </w:r>
    </w:p>
    <w:p w14:paraId="59372A4A" w14:textId="0C9DD8C0" w:rsidR="00BD4A52" w:rsidRPr="001651FB" w:rsidRDefault="001651FB" w:rsidP="001651FB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11.</w:t>
      </w:r>
      <w:r w:rsidR="00BD4A52" w:rsidRPr="001651FB">
        <w:rPr>
          <w:sz w:val="28"/>
          <w:szCs w:val="28"/>
        </w:rPr>
        <w:t>And click on commit update set</w:t>
      </w:r>
    </w:p>
    <w:p w14:paraId="345E4528" w14:textId="4A87600B" w:rsidR="00BD4A52" w:rsidRPr="001651FB" w:rsidRDefault="001651FB" w:rsidP="001651FB">
      <w:pPr>
        <w:ind w:left="360"/>
        <w:rPr>
          <w:sz w:val="28"/>
          <w:szCs w:val="28"/>
        </w:rPr>
      </w:pPr>
      <w:r>
        <w:rPr>
          <w:sz w:val="28"/>
          <w:szCs w:val="28"/>
        </w:rPr>
        <w:t>12.</w:t>
      </w:r>
      <w:r w:rsidR="00BD4A52" w:rsidRPr="001651FB">
        <w:rPr>
          <w:sz w:val="28"/>
          <w:szCs w:val="28"/>
        </w:rPr>
        <w:t>And also see the related tab updates </w:t>
      </w:r>
    </w:p>
    <w:p w14:paraId="1F8FD511" w14:textId="431CF39E" w:rsidR="00BD4A52" w:rsidRPr="001651FB" w:rsidRDefault="00AE05F9" w:rsidP="001651FB">
      <w:pPr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2E989E2C" wp14:editId="55E98CE4">
            <wp:simplePos x="0" y="0"/>
            <wp:positionH relativeFrom="margin">
              <wp:align>right</wp:align>
            </wp:positionH>
            <wp:positionV relativeFrom="paragraph">
              <wp:posOffset>747305</wp:posOffset>
            </wp:positionV>
            <wp:extent cx="5731510" cy="2720975"/>
            <wp:effectExtent l="0" t="0" r="2540" b="3175"/>
            <wp:wrapSquare wrapText="bothSides"/>
            <wp:docPr id="1973678208" name="Picture 1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78208" name="Picture 16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56" cy="272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651FB">
        <w:rPr>
          <w:sz w:val="28"/>
          <w:szCs w:val="28"/>
        </w:rPr>
        <w:t>13.</w:t>
      </w:r>
      <w:r w:rsidR="00BD4A52" w:rsidRPr="001651FB">
        <w:rPr>
          <w:sz w:val="28"/>
          <w:szCs w:val="28"/>
        </w:rPr>
        <w:t xml:space="preserve">After </w:t>
      </w:r>
      <w:proofErr w:type="spellStart"/>
      <w:r w:rsidR="00BD4A52" w:rsidRPr="001651FB">
        <w:rPr>
          <w:sz w:val="28"/>
          <w:szCs w:val="28"/>
        </w:rPr>
        <w:t>commiting</w:t>
      </w:r>
      <w:proofErr w:type="spellEnd"/>
      <w:r w:rsidR="00BD4A52" w:rsidRPr="001651FB">
        <w:rPr>
          <w:sz w:val="28"/>
          <w:szCs w:val="28"/>
        </w:rPr>
        <w:t xml:space="preserve"> update set in this instance we get all updates which are done in the previous instance</w:t>
      </w:r>
    </w:p>
    <w:p w14:paraId="525E73E5" w14:textId="7DFF383A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2F966F19" w14:textId="0B893177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285A0143" w14:textId="3E0A38C7" w:rsidR="002734B4" w:rsidRDefault="009571CB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Milestone 7 : </w:t>
      </w:r>
      <w:r w:rsidR="000930CD">
        <w:rPr>
          <w:b/>
          <w:bCs/>
          <w:sz w:val="28"/>
          <w:szCs w:val="28"/>
          <w:lang w:val="en-US"/>
        </w:rPr>
        <w:t xml:space="preserve"> Testing </w:t>
      </w:r>
    </w:p>
    <w:p w14:paraId="558CFFA6" w14:textId="2D6A4A31" w:rsidR="000930CD" w:rsidRPr="002734B4" w:rsidRDefault="000930CD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Activity </w:t>
      </w:r>
      <w:r w:rsidR="0080206F">
        <w:rPr>
          <w:b/>
          <w:bCs/>
          <w:sz w:val="28"/>
          <w:szCs w:val="28"/>
          <w:lang w:val="en-US"/>
        </w:rPr>
        <w:t xml:space="preserve">: Test catalog item </w:t>
      </w:r>
    </w:p>
    <w:p w14:paraId="0452CEE9" w14:textId="77777777" w:rsidR="004E3F0E" w:rsidRPr="004E3F0E" w:rsidRDefault="004E3F0E" w:rsidP="004E3F0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E3F0E">
        <w:rPr>
          <w:sz w:val="28"/>
          <w:szCs w:val="28"/>
        </w:rPr>
        <w:t xml:space="preserve">Search for service </w:t>
      </w:r>
      <w:proofErr w:type="spellStart"/>
      <w:r w:rsidRPr="004E3F0E">
        <w:rPr>
          <w:sz w:val="28"/>
          <w:szCs w:val="28"/>
        </w:rPr>
        <w:t>catalog</w:t>
      </w:r>
      <w:proofErr w:type="spellEnd"/>
      <w:r w:rsidRPr="004E3F0E">
        <w:rPr>
          <w:sz w:val="28"/>
          <w:szCs w:val="28"/>
        </w:rPr>
        <w:t xml:space="preserve"> in application navigator in target instance</w:t>
      </w:r>
    </w:p>
    <w:p w14:paraId="77D86415" w14:textId="77777777" w:rsidR="004E3F0E" w:rsidRPr="004E3F0E" w:rsidRDefault="004E3F0E" w:rsidP="004E3F0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E3F0E">
        <w:rPr>
          <w:sz w:val="28"/>
          <w:szCs w:val="28"/>
        </w:rPr>
        <w:t xml:space="preserve">Select </w:t>
      </w:r>
      <w:proofErr w:type="spellStart"/>
      <w:r w:rsidRPr="004E3F0E">
        <w:rPr>
          <w:sz w:val="28"/>
          <w:szCs w:val="28"/>
        </w:rPr>
        <w:t>catalog</w:t>
      </w:r>
      <w:proofErr w:type="spellEnd"/>
      <w:r w:rsidRPr="004E3F0E">
        <w:rPr>
          <w:sz w:val="28"/>
          <w:szCs w:val="28"/>
        </w:rPr>
        <w:t xml:space="preserve"> under service </w:t>
      </w:r>
      <w:proofErr w:type="spellStart"/>
      <w:r w:rsidRPr="004E3F0E">
        <w:rPr>
          <w:sz w:val="28"/>
          <w:szCs w:val="28"/>
        </w:rPr>
        <w:t>catalog</w:t>
      </w:r>
      <w:proofErr w:type="spellEnd"/>
      <w:r w:rsidRPr="004E3F0E">
        <w:rPr>
          <w:sz w:val="28"/>
          <w:szCs w:val="28"/>
        </w:rPr>
        <w:t> </w:t>
      </w:r>
    </w:p>
    <w:p w14:paraId="4384769C" w14:textId="77777777" w:rsidR="004E3F0E" w:rsidRPr="004E3F0E" w:rsidRDefault="004E3F0E" w:rsidP="004E3F0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E3F0E">
        <w:rPr>
          <w:sz w:val="28"/>
          <w:szCs w:val="28"/>
        </w:rPr>
        <w:t>Select  hardware category and search for ‘laptop request’ item</w:t>
      </w:r>
    </w:p>
    <w:p w14:paraId="4BC7179D" w14:textId="77777777" w:rsidR="004E3F0E" w:rsidRPr="004E3F0E" w:rsidRDefault="004E3F0E" w:rsidP="004E3F0E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4E3F0E">
        <w:rPr>
          <w:sz w:val="28"/>
          <w:szCs w:val="28"/>
        </w:rPr>
        <w:t>Select laptop request item and open  it </w:t>
      </w:r>
    </w:p>
    <w:p w14:paraId="14DCA77B" w14:textId="20E825C0" w:rsidR="004E3F0E" w:rsidRDefault="003E24C7" w:rsidP="003E24C7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Its show </w:t>
      </w:r>
      <w:r w:rsidR="004B3F7A">
        <w:rPr>
          <w:sz w:val="28"/>
          <w:szCs w:val="28"/>
        </w:rPr>
        <w:t>three variable only</w:t>
      </w:r>
    </w:p>
    <w:p w14:paraId="5E9B556D" w14:textId="360647D7" w:rsidR="00B61D0B" w:rsidRDefault="00596CF2" w:rsidP="00B61D0B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5B01546A" wp14:editId="3D0DCFCC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5731510" cy="2712085"/>
            <wp:effectExtent l="0" t="0" r="2540" b="0"/>
            <wp:wrapSquare wrapText="bothSides"/>
            <wp:docPr id="106105898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C2CFFC" w14:textId="194BFBA1" w:rsidR="00B61D0B" w:rsidRPr="00A81AAB" w:rsidRDefault="00B61D0B" w:rsidP="00A81AAB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A81AAB">
        <w:rPr>
          <w:sz w:val="28"/>
          <w:szCs w:val="28"/>
        </w:rPr>
        <w:t>As per our scenario, when we click on additional accessories checkbox then accessories details fields is visible and that should be mandatory</w:t>
      </w:r>
    </w:p>
    <w:p w14:paraId="2F21BC19" w14:textId="48A70AC2" w:rsidR="00B61D0B" w:rsidRDefault="00AF3DA8" w:rsidP="00AF3DA8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Now see </w:t>
      </w:r>
      <w:r w:rsidR="00CB2031">
        <w:rPr>
          <w:sz w:val="28"/>
          <w:szCs w:val="28"/>
        </w:rPr>
        <w:t xml:space="preserve">the results  it </w:t>
      </w:r>
      <w:r w:rsidR="0072287A">
        <w:rPr>
          <w:sz w:val="28"/>
          <w:szCs w:val="28"/>
        </w:rPr>
        <w:t>fulfils our requirement</w:t>
      </w:r>
      <w:r w:rsidR="000A6E47">
        <w:rPr>
          <w:sz w:val="28"/>
          <w:szCs w:val="28"/>
        </w:rPr>
        <w:t xml:space="preserve">s </w:t>
      </w:r>
    </w:p>
    <w:p w14:paraId="5B215974" w14:textId="4B5498F4" w:rsidR="000A6E47" w:rsidRPr="00AF3DA8" w:rsidRDefault="0009245D" w:rsidP="000A6E47">
      <w:pPr>
        <w:pStyle w:val="ListParagrap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409A937B" wp14:editId="58F4A940">
            <wp:simplePos x="0" y="0"/>
            <wp:positionH relativeFrom="margin">
              <wp:align>right</wp:align>
            </wp:positionH>
            <wp:positionV relativeFrom="paragraph">
              <wp:posOffset>319496</wp:posOffset>
            </wp:positionV>
            <wp:extent cx="5731510" cy="2893060"/>
            <wp:effectExtent l="0" t="0" r="2540" b="2540"/>
            <wp:wrapSquare wrapText="bothSides"/>
            <wp:docPr id="94464477" name="Picture 18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4477" name="Picture 18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20DAC9" w14:textId="69E8163C" w:rsidR="00051AE6" w:rsidRPr="002734B4" w:rsidRDefault="00051AE6" w:rsidP="009F6B58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006B3C4E" w14:textId="7402DF54" w:rsidR="00051AE6" w:rsidRDefault="00051AE6" w:rsidP="009F6B58">
      <w:pPr>
        <w:pStyle w:val="ListParagraph"/>
        <w:ind w:left="1080"/>
        <w:rPr>
          <w:sz w:val="28"/>
          <w:szCs w:val="28"/>
          <w:lang w:val="en-US"/>
        </w:rPr>
      </w:pPr>
    </w:p>
    <w:p w14:paraId="7D0D31F6" w14:textId="12346C78" w:rsidR="009F6B58" w:rsidRDefault="004D64ED" w:rsidP="004D64ED">
      <w:pPr>
        <w:pStyle w:val="Title"/>
        <w:rPr>
          <w:lang w:val="en-US"/>
        </w:rPr>
      </w:pPr>
      <w:r>
        <w:rPr>
          <w:lang w:val="en-US"/>
        </w:rPr>
        <w:t xml:space="preserve">Conclusion : </w:t>
      </w:r>
    </w:p>
    <w:p w14:paraId="511A988F" w14:textId="77777777" w:rsidR="00B27E0E" w:rsidRPr="00B27E0E" w:rsidRDefault="004D64ED" w:rsidP="00B27E0E">
      <w:r>
        <w:rPr>
          <w:lang w:val="en-US"/>
        </w:rPr>
        <w:t xml:space="preserve">                                        </w:t>
      </w:r>
      <w:r w:rsidR="00627276" w:rsidRPr="00627276">
        <w:t> </w:t>
      </w:r>
      <w:r w:rsidR="00B27E0E" w:rsidRPr="00B27E0E">
        <w:t xml:space="preserve"> The Laptop Request </w:t>
      </w:r>
      <w:proofErr w:type="spellStart"/>
      <w:r w:rsidR="00B27E0E" w:rsidRPr="00B27E0E">
        <w:t>Catalog</w:t>
      </w:r>
      <w:proofErr w:type="spellEnd"/>
      <w:r w:rsidR="00B27E0E" w:rsidRPr="00B27E0E">
        <w:t xml:space="preserve"> Item project successfully streamlines the process of requesting laptops within the organization by leveraging ServiceNow's </w:t>
      </w:r>
      <w:r w:rsidR="00B27E0E" w:rsidRPr="00B27E0E">
        <w:lastRenderedPageBreak/>
        <w:t xml:space="preserve">Service </w:t>
      </w:r>
      <w:proofErr w:type="spellStart"/>
      <w:r w:rsidR="00B27E0E" w:rsidRPr="00B27E0E">
        <w:t>Catalog</w:t>
      </w:r>
      <w:proofErr w:type="spellEnd"/>
      <w:r w:rsidR="00B27E0E" w:rsidRPr="00B27E0E">
        <w:t xml:space="preserve"> capabilities. Through the implementation of a dynamic </w:t>
      </w:r>
      <w:proofErr w:type="spellStart"/>
      <w:r w:rsidR="00B27E0E" w:rsidRPr="00B27E0E">
        <w:t>catalog</w:t>
      </w:r>
      <w:proofErr w:type="spellEnd"/>
      <w:r w:rsidR="00B27E0E" w:rsidRPr="00B27E0E">
        <w:t xml:space="preserve"> item, the project ensures that users have an intuitive and user-friendly interface, reducing errors and improving </w:t>
      </w:r>
      <w:proofErr w:type="spellStart"/>
      <w:r w:rsidR="00B27E0E" w:rsidRPr="00B27E0E">
        <w:t>efficiency.This</w:t>
      </w:r>
      <w:proofErr w:type="spellEnd"/>
      <w:r w:rsidR="00B27E0E" w:rsidRPr="00B27E0E"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04A8AF00" w14:textId="045B8BA2" w:rsidR="00627276" w:rsidRDefault="00627276" w:rsidP="00627276">
      <w:pPr>
        <w:rPr>
          <w:sz w:val="28"/>
          <w:szCs w:val="28"/>
        </w:rPr>
      </w:pPr>
    </w:p>
    <w:p w14:paraId="3E2FADDE" w14:textId="77777777" w:rsidR="00B27E0E" w:rsidRPr="00B27E0E" w:rsidRDefault="00B27E0E" w:rsidP="00627276">
      <w:pPr>
        <w:rPr>
          <w:sz w:val="28"/>
          <w:szCs w:val="28"/>
        </w:rPr>
      </w:pPr>
    </w:p>
    <w:p w14:paraId="18CB83EB" w14:textId="564E3A56" w:rsidR="004D64ED" w:rsidRPr="00B27E0E" w:rsidRDefault="004D64ED" w:rsidP="004D64ED">
      <w:pPr>
        <w:rPr>
          <w:sz w:val="28"/>
          <w:szCs w:val="28"/>
          <w:lang w:val="en-US"/>
        </w:rPr>
      </w:pPr>
    </w:p>
    <w:sectPr w:rsidR="004D64ED" w:rsidRPr="00B27E0E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102EC5" w14:textId="77777777" w:rsidR="00C51C11" w:rsidRDefault="00C51C11" w:rsidP="009C022A">
      <w:pPr>
        <w:spacing w:after="0" w:line="240" w:lineRule="auto"/>
      </w:pPr>
      <w:r>
        <w:separator/>
      </w:r>
    </w:p>
  </w:endnote>
  <w:endnote w:type="continuationSeparator" w:id="0">
    <w:p w14:paraId="2B0B3419" w14:textId="77777777" w:rsidR="00C51C11" w:rsidRDefault="00C51C11" w:rsidP="009C0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4626AB" w14:textId="77777777" w:rsidR="00C51C11" w:rsidRDefault="00C51C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3F4E56" w14:textId="77777777" w:rsidR="00C51C11" w:rsidRDefault="00C51C11" w:rsidP="009C022A">
      <w:pPr>
        <w:spacing w:after="0" w:line="240" w:lineRule="auto"/>
      </w:pPr>
      <w:r>
        <w:separator/>
      </w:r>
    </w:p>
  </w:footnote>
  <w:footnote w:type="continuationSeparator" w:id="0">
    <w:p w14:paraId="3A6896CD" w14:textId="77777777" w:rsidR="00C51C11" w:rsidRDefault="00C51C11" w:rsidP="009C0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9808E6" w14:textId="77777777" w:rsidR="00C51C11" w:rsidRDefault="00C51C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B93C53"/>
    <w:multiLevelType w:val="multilevel"/>
    <w:tmpl w:val="DCA64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51624E"/>
    <w:multiLevelType w:val="hybridMultilevel"/>
    <w:tmpl w:val="536A9A14"/>
    <w:lvl w:ilvl="0" w:tplc="CF3484C0">
      <w:start w:val="1"/>
      <w:numFmt w:val="decimal"/>
      <w:lvlText w:val="%1."/>
      <w:lvlJc w:val="left"/>
      <w:pPr>
        <w:ind w:left="1308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028" w:hanging="360"/>
      </w:pPr>
    </w:lvl>
    <w:lvl w:ilvl="2" w:tplc="4009001B" w:tentative="1">
      <w:start w:val="1"/>
      <w:numFmt w:val="lowerRoman"/>
      <w:lvlText w:val="%3."/>
      <w:lvlJc w:val="right"/>
      <w:pPr>
        <w:ind w:left="2748" w:hanging="180"/>
      </w:pPr>
    </w:lvl>
    <w:lvl w:ilvl="3" w:tplc="4009000F" w:tentative="1">
      <w:start w:val="1"/>
      <w:numFmt w:val="decimal"/>
      <w:lvlText w:val="%4."/>
      <w:lvlJc w:val="left"/>
      <w:pPr>
        <w:ind w:left="3468" w:hanging="360"/>
      </w:pPr>
    </w:lvl>
    <w:lvl w:ilvl="4" w:tplc="40090019" w:tentative="1">
      <w:start w:val="1"/>
      <w:numFmt w:val="lowerLetter"/>
      <w:lvlText w:val="%5."/>
      <w:lvlJc w:val="left"/>
      <w:pPr>
        <w:ind w:left="4188" w:hanging="360"/>
      </w:pPr>
    </w:lvl>
    <w:lvl w:ilvl="5" w:tplc="4009001B" w:tentative="1">
      <w:start w:val="1"/>
      <w:numFmt w:val="lowerRoman"/>
      <w:lvlText w:val="%6."/>
      <w:lvlJc w:val="right"/>
      <w:pPr>
        <w:ind w:left="4908" w:hanging="180"/>
      </w:pPr>
    </w:lvl>
    <w:lvl w:ilvl="6" w:tplc="4009000F" w:tentative="1">
      <w:start w:val="1"/>
      <w:numFmt w:val="decimal"/>
      <w:lvlText w:val="%7."/>
      <w:lvlJc w:val="left"/>
      <w:pPr>
        <w:ind w:left="5628" w:hanging="360"/>
      </w:pPr>
    </w:lvl>
    <w:lvl w:ilvl="7" w:tplc="40090019" w:tentative="1">
      <w:start w:val="1"/>
      <w:numFmt w:val="lowerLetter"/>
      <w:lvlText w:val="%8."/>
      <w:lvlJc w:val="left"/>
      <w:pPr>
        <w:ind w:left="6348" w:hanging="360"/>
      </w:pPr>
    </w:lvl>
    <w:lvl w:ilvl="8" w:tplc="40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2" w15:restartNumberingAfterBreak="0">
    <w:nsid w:val="2384401B"/>
    <w:multiLevelType w:val="hybridMultilevel"/>
    <w:tmpl w:val="4F8ACFC2"/>
    <w:lvl w:ilvl="0" w:tplc="AFCEE97E">
      <w:start w:val="1"/>
      <w:numFmt w:val="bullet"/>
      <w:lvlText w:val=""/>
      <w:lvlJc w:val="left"/>
      <w:pPr>
        <w:ind w:left="1332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3" w15:restartNumberingAfterBreak="0">
    <w:nsid w:val="25501578"/>
    <w:multiLevelType w:val="multilevel"/>
    <w:tmpl w:val="9CC0F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8E0686"/>
    <w:multiLevelType w:val="multilevel"/>
    <w:tmpl w:val="F07EA31E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" w15:restartNumberingAfterBreak="0">
    <w:nsid w:val="48441D54"/>
    <w:multiLevelType w:val="hybridMultilevel"/>
    <w:tmpl w:val="47609500"/>
    <w:lvl w:ilvl="0" w:tplc="6B1467C4">
      <w:start w:val="1"/>
      <w:numFmt w:val="bullet"/>
      <w:lvlText w:val=""/>
      <w:lvlJc w:val="left"/>
      <w:pPr>
        <w:ind w:left="1332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6" w15:restartNumberingAfterBreak="0">
    <w:nsid w:val="4CD60114"/>
    <w:multiLevelType w:val="multilevel"/>
    <w:tmpl w:val="33B63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900C54"/>
    <w:multiLevelType w:val="multilevel"/>
    <w:tmpl w:val="397248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C1563B"/>
    <w:multiLevelType w:val="multilevel"/>
    <w:tmpl w:val="98F80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F44CEF"/>
    <w:multiLevelType w:val="multilevel"/>
    <w:tmpl w:val="4BB25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2171CD"/>
    <w:multiLevelType w:val="hybridMultilevel"/>
    <w:tmpl w:val="68588D42"/>
    <w:lvl w:ilvl="0" w:tplc="E2821E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A5031C"/>
    <w:multiLevelType w:val="hybridMultilevel"/>
    <w:tmpl w:val="BCFC95C0"/>
    <w:lvl w:ilvl="0" w:tplc="12024B5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5F661695"/>
    <w:multiLevelType w:val="multilevel"/>
    <w:tmpl w:val="FDFC7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4135D3"/>
    <w:multiLevelType w:val="multilevel"/>
    <w:tmpl w:val="28B04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E6372B"/>
    <w:multiLevelType w:val="multilevel"/>
    <w:tmpl w:val="738E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FDC19C1"/>
    <w:multiLevelType w:val="multilevel"/>
    <w:tmpl w:val="80D8661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952CAF"/>
    <w:multiLevelType w:val="multilevel"/>
    <w:tmpl w:val="001C7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E41AE0"/>
    <w:multiLevelType w:val="hybridMultilevel"/>
    <w:tmpl w:val="AB601970"/>
    <w:lvl w:ilvl="0" w:tplc="372039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025E9A"/>
    <w:multiLevelType w:val="multilevel"/>
    <w:tmpl w:val="057CA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D7425FE"/>
    <w:multiLevelType w:val="hybridMultilevel"/>
    <w:tmpl w:val="14A42578"/>
    <w:lvl w:ilvl="0" w:tplc="A18891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E0E2FAA"/>
    <w:multiLevelType w:val="hybridMultilevel"/>
    <w:tmpl w:val="78BE8D66"/>
    <w:lvl w:ilvl="0" w:tplc="514AF584">
      <w:start w:val="1"/>
      <w:numFmt w:val="bullet"/>
      <w:lvlText w:val=""/>
      <w:lvlJc w:val="left"/>
      <w:pPr>
        <w:ind w:left="948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num w:numId="1" w16cid:durableId="778645653">
    <w:abstractNumId w:val="11"/>
  </w:num>
  <w:num w:numId="2" w16cid:durableId="1604141601">
    <w:abstractNumId w:val="17"/>
  </w:num>
  <w:num w:numId="3" w16cid:durableId="39406439">
    <w:abstractNumId w:val="10"/>
  </w:num>
  <w:num w:numId="4" w16cid:durableId="560796407">
    <w:abstractNumId w:val="19"/>
  </w:num>
  <w:num w:numId="5" w16cid:durableId="1342243781">
    <w:abstractNumId w:val="2"/>
  </w:num>
  <w:num w:numId="6" w16cid:durableId="584340860">
    <w:abstractNumId w:val="5"/>
  </w:num>
  <w:num w:numId="7" w16cid:durableId="221797566">
    <w:abstractNumId w:val="20"/>
  </w:num>
  <w:num w:numId="8" w16cid:durableId="840630530">
    <w:abstractNumId w:val="1"/>
  </w:num>
  <w:num w:numId="9" w16cid:durableId="709500767">
    <w:abstractNumId w:val="18"/>
  </w:num>
  <w:num w:numId="10" w16cid:durableId="1864246543">
    <w:abstractNumId w:val="7"/>
    <w:lvlOverride w:ilvl="0">
      <w:lvl w:ilvl="0">
        <w:numFmt w:val="decimal"/>
        <w:lvlText w:val="%1."/>
        <w:lvlJc w:val="left"/>
      </w:lvl>
    </w:lvlOverride>
  </w:num>
  <w:num w:numId="11" w16cid:durableId="896166270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953099371">
    <w:abstractNumId w:val="7"/>
    <w:lvlOverride w:ilvl="0">
      <w:lvl w:ilvl="0">
        <w:numFmt w:val="decimal"/>
        <w:lvlText w:val="%1."/>
        <w:lvlJc w:val="left"/>
      </w:lvl>
    </w:lvlOverride>
  </w:num>
  <w:num w:numId="13" w16cid:durableId="1641765292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1440028721">
    <w:abstractNumId w:val="15"/>
    <w:lvlOverride w:ilvl="0">
      <w:lvl w:ilvl="0">
        <w:numFmt w:val="decimal"/>
        <w:lvlText w:val="%1."/>
        <w:lvlJc w:val="left"/>
      </w:lvl>
    </w:lvlOverride>
  </w:num>
  <w:num w:numId="15" w16cid:durableId="2084519581">
    <w:abstractNumId w:val="16"/>
  </w:num>
  <w:num w:numId="16" w16cid:durableId="800149726">
    <w:abstractNumId w:val="4"/>
  </w:num>
  <w:num w:numId="17" w16cid:durableId="1138885725">
    <w:abstractNumId w:val="6"/>
  </w:num>
  <w:num w:numId="18" w16cid:durableId="1149640132">
    <w:abstractNumId w:val="8"/>
  </w:num>
  <w:num w:numId="19" w16cid:durableId="1925142970">
    <w:abstractNumId w:val="9"/>
  </w:num>
  <w:num w:numId="20" w16cid:durableId="339701703">
    <w:abstractNumId w:val="13"/>
  </w:num>
  <w:num w:numId="21" w16cid:durableId="1813129819">
    <w:abstractNumId w:val="12"/>
  </w:num>
  <w:num w:numId="22" w16cid:durableId="1920943645">
    <w:abstractNumId w:val="14"/>
  </w:num>
  <w:num w:numId="23" w16cid:durableId="1189024413">
    <w:abstractNumId w:val="3"/>
  </w:num>
  <w:num w:numId="24" w16cid:durableId="18139078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ithish S">
    <w15:presenceInfo w15:providerId="Windows Live" w15:userId="4968b6878edc18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22A"/>
    <w:rsid w:val="000010B4"/>
    <w:rsid w:val="000142ED"/>
    <w:rsid w:val="00036B47"/>
    <w:rsid w:val="00043B63"/>
    <w:rsid w:val="00047663"/>
    <w:rsid w:val="00051AE6"/>
    <w:rsid w:val="00055B52"/>
    <w:rsid w:val="0009245D"/>
    <w:rsid w:val="000930CD"/>
    <w:rsid w:val="000A6E47"/>
    <w:rsid w:val="000C5E1A"/>
    <w:rsid w:val="000E76AF"/>
    <w:rsid w:val="0010036F"/>
    <w:rsid w:val="00102B9D"/>
    <w:rsid w:val="00106AF8"/>
    <w:rsid w:val="00150018"/>
    <w:rsid w:val="001651FB"/>
    <w:rsid w:val="001B0013"/>
    <w:rsid w:val="001C1567"/>
    <w:rsid w:val="001D3877"/>
    <w:rsid w:val="001E50C4"/>
    <w:rsid w:val="001F1611"/>
    <w:rsid w:val="001F1E3A"/>
    <w:rsid w:val="001F2304"/>
    <w:rsid w:val="001F66D5"/>
    <w:rsid w:val="0020149E"/>
    <w:rsid w:val="002039A0"/>
    <w:rsid w:val="00211CD1"/>
    <w:rsid w:val="002529B7"/>
    <w:rsid w:val="002734B4"/>
    <w:rsid w:val="002864F1"/>
    <w:rsid w:val="0029103C"/>
    <w:rsid w:val="00293C9E"/>
    <w:rsid w:val="002A193F"/>
    <w:rsid w:val="002C3580"/>
    <w:rsid w:val="002D6641"/>
    <w:rsid w:val="00300675"/>
    <w:rsid w:val="003008AF"/>
    <w:rsid w:val="00320A9F"/>
    <w:rsid w:val="0034036A"/>
    <w:rsid w:val="00354D9E"/>
    <w:rsid w:val="003579FD"/>
    <w:rsid w:val="00377854"/>
    <w:rsid w:val="003973E7"/>
    <w:rsid w:val="003A189A"/>
    <w:rsid w:val="003A6E97"/>
    <w:rsid w:val="003B33CC"/>
    <w:rsid w:val="003B3454"/>
    <w:rsid w:val="003B3B13"/>
    <w:rsid w:val="003B7FCD"/>
    <w:rsid w:val="003E24C7"/>
    <w:rsid w:val="003F291E"/>
    <w:rsid w:val="004011FE"/>
    <w:rsid w:val="00421DAA"/>
    <w:rsid w:val="004707BD"/>
    <w:rsid w:val="00475E82"/>
    <w:rsid w:val="004B180F"/>
    <w:rsid w:val="004B3F7A"/>
    <w:rsid w:val="004D19D3"/>
    <w:rsid w:val="004D286D"/>
    <w:rsid w:val="004D352C"/>
    <w:rsid w:val="004D64ED"/>
    <w:rsid w:val="004E3F0E"/>
    <w:rsid w:val="004F4170"/>
    <w:rsid w:val="005044E3"/>
    <w:rsid w:val="005100F3"/>
    <w:rsid w:val="00515712"/>
    <w:rsid w:val="005278CC"/>
    <w:rsid w:val="00591167"/>
    <w:rsid w:val="00596CF2"/>
    <w:rsid w:val="005C1B55"/>
    <w:rsid w:val="005E1A7A"/>
    <w:rsid w:val="00613CA4"/>
    <w:rsid w:val="00627276"/>
    <w:rsid w:val="00630DE8"/>
    <w:rsid w:val="00642453"/>
    <w:rsid w:val="00661CE6"/>
    <w:rsid w:val="00662888"/>
    <w:rsid w:val="00694890"/>
    <w:rsid w:val="00697D1B"/>
    <w:rsid w:val="006D487E"/>
    <w:rsid w:val="006D51FA"/>
    <w:rsid w:val="006F14BE"/>
    <w:rsid w:val="006F673E"/>
    <w:rsid w:val="006F6DBD"/>
    <w:rsid w:val="007137AA"/>
    <w:rsid w:val="0072287A"/>
    <w:rsid w:val="00745CB1"/>
    <w:rsid w:val="007838BA"/>
    <w:rsid w:val="007A264D"/>
    <w:rsid w:val="007A7102"/>
    <w:rsid w:val="007B39A3"/>
    <w:rsid w:val="007B5D4E"/>
    <w:rsid w:val="007D528F"/>
    <w:rsid w:val="007E54B9"/>
    <w:rsid w:val="00801E90"/>
    <w:rsid w:val="0080206F"/>
    <w:rsid w:val="008076BA"/>
    <w:rsid w:val="008279CB"/>
    <w:rsid w:val="008740FC"/>
    <w:rsid w:val="008C0CD7"/>
    <w:rsid w:val="008D02D9"/>
    <w:rsid w:val="008D6EB9"/>
    <w:rsid w:val="008E1E88"/>
    <w:rsid w:val="008F51AC"/>
    <w:rsid w:val="008F7727"/>
    <w:rsid w:val="009002FA"/>
    <w:rsid w:val="00906370"/>
    <w:rsid w:val="00911839"/>
    <w:rsid w:val="0092183E"/>
    <w:rsid w:val="00933168"/>
    <w:rsid w:val="00937FA6"/>
    <w:rsid w:val="009571CB"/>
    <w:rsid w:val="009643C7"/>
    <w:rsid w:val="00986954"/>
    <w:rsid w:val="00992172"/>
    <w:rsid w:val="009A495B"/>
    <w:rsid w:val="009A4D45"/>
    <w:rsid w:val="009B402F"/>
    <w:rsid w:val="009B499F"/>
    <w:rsid w:val="009B7E5E"/>
    <w:rsid w:val="009C022A"/>
    <w:rsid w:val="009E2CD5"/>
    <w:rsid w:val="009E79B3"/>
    <w:rsid w:val="009F48DE"/>
    <w:rsid w:val="009F66C8"/>
    <w:rsid w:val="009F6B58"/>
    <w:rsid w:val="00A36469"/>
    <w:rsid w:val="00A47B73"/>
    <w:rsid w:val="00A504F6"/>
    <w:rsid w:val="00A52E8C"/>
    <w:rsid w:val="00A60A57"/>
    <w:rsid w:val="00A6140E"/>
    <w:rsid w:val="00A7739B"/>
    <w:rsid w:val="00A81AAB"/>
    <w:rsid w:val="00AA1F43"/>
    <w:rsid w:val="00AA550B"/>
    <w:rsid w:val="00AD28B9"/>
    <w:rsid w:val="00AE05F9"/>
    <w:rsid w:val="00AE33BF"/>
    <w:rsid w:val="00AE3530"/>
    <w:rsid w:val="00AE35EE"/>
    <w:rsid w:val="00AE396F"/>
    <w:rsid w:val="00AF0B5B"/>
    <w:rsid w:val="00AF3435"/>
    <w:rsid w:val="00AF3DA8"/>
    <w:rsid w:val="00B01B06"/>
    <w:rsid w:val="00B2498B"/>
    <w:rsid w:val="00B27E0E"/>
    <w:rsid w:val="00B35095"/>
    <w:rsid w:val="00B36910"/>
    <w:rsid w:val="00B42967"/>
    <w:rsid w:val="00B47FDA"/>
    <w:rsid w:val="00B61D0B"/>
    <w:rsid w:val="00B70BD8"/>
    <w:rsid w:val="00B80C75"/>
    <w:rsid w:val="00BA38F8"/>
    <w:rsid w:val="00BD39FF"/>
    <w:rsid w:val="00BD4A52"/>
    <w:rsid w:val="00BE10E6"/>
    <w:rsid w:val="00BE465D"/>
    <w:rsid w:val="00BF100D"/>
    <w:rsid w:val="00C01D4A"/>
    <w:rsid w:val="00C25439"/>
    <w:rsid w:val="00C254BE"/>
    <w:rsid w:val="00C365D7"/>
    <w:rsid w:val="00C51A50"/>
    <w:rsid w:val="00C51C11"/>
    <w:rsid w:val="00C73F7A"/>
    <w:rsid w:val="00C77452"/>
    <w:rsid w:val="00C84600"/>
    <w:rsid w:val="00CA39FB"/>
    <w:rsid w:val="00CA3AE8"/>
    <w:rsid w:val="00CB2031"/>
    <w:rsid w:val="00CC3255"/>
    <w:rsid w:val="00CE5836"/>
    <w:rsid w:val="00D04F48"/>
    <w:rsid w:val="00D05FAE"/>
    <w:rsid w:val="00D12AAA"/>
    <w:rsid w:val="00D16EDD"/>
    <w:rsid w:val="00D31E96"/>
    <w:rsid w:val="00D350F5"/>
    <w:rsid w:val="00D36660"/>
    <w:rsid w:val="00D373E1"/>
    <w:rsid w:val="00D5314C"/>
    <w:rsid w:val="00D54383"/>
    <w:rsid w:val="00DA3974"/>
    <w:rsid w:val="00DA5988"/>
    <w:rsid w:val="00DD7917"/>
    <w:rsid w:val="00DE2C8E"/>
    <w:rsid w:val="00DE4773"/>
    <w:rsid w:val="00DF0068"/>
    <w:rsid w:val="00E27D09"/>
    <w:rsid w:val="00E32452"/>
    <w:rsid w:val="00E43E32"/>
    <w:rsid w:val="00E70B4A"/>
    <w:rsid w:val="00E93311"/>
    <w:rsid w:val="00EA5AD5"/>
    <w:rsid w:val="00EC23E6"/>
    <w:rsid w:val="00EC7274"/>
    <w:rsid w:val="00EE0B3C"/>
    <w:rsid w:val="00EE5286"/>
    <w:rsid w:val="00EE6042"/>
    <w:rsid w:val="00EF1054"/>
    <w:rsid w:val="00F072A0"/>
    <w:rsid w:val="00F425E2"/>
    <w:rsid w:val="00F50B00"/>
    <w:rsid w:val="00F65A3C"/>
    <w:rsid w:val="00F672CC"/>
    <w:rsid w:val="00F739A1"/>
    <w:rsid w:val="00F857C6"/>
    <w:rsid w:val="00FA0586"/>
    <w:rsid w:val="00FB3D32"/>
    <w:rsid w:val="00FE3840"/>
    <w:rsid w:val="00FE4F8F"/>
    <w:rsid w:val="1A29E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268B9"/>
  <w15:chartTrackingRefBased/>
  <w15:docId w15:val="{3BF09B54-8CAE-43F1-9D96-CC3BECFFC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02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2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2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2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2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2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2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2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2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2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02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02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2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2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2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2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2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2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2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2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2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2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2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2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2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2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2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2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2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02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22A"/>
  </w:style>
  <w:style w:type="paragraph" w:styleId="Footer">
    <w:name w:val="footer"/>
    <w:basedOn w:val="Normal"/>
    <w:link w:val="FooterChar"/>
    <w:uiPriority w:val="99"/>
    <w:unhideWhenUsed/>
    <w:rsid w:val="009C02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22A"/>
  </w:style>
  <w:style w:type="paragraph" w:styleId="NoSpacing">
    <w:name w:val="No Spacing"/>
    <w:uiPriority w:val="1"/>
    <w:qFormat/>
    <w:rsid w:val="009C022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microsoft.com/office/2011/relationships/people" Target="peop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S</dc:creator>
  <cp:keywords/>
  <dc:description/>
  <cp:lastModifiedBy>Nithish S</cp:lastModifiedBy>
  <cp:revision>2</cp:revision>
  <cp:lastPrinted>2025-09-13T08:34:00Z</cp:lastPrinted>
  <dcterms:created xsi:type="dcterms:W3CDTF">2025-09-13T08:58:00Z</dcterms:created>
  <dcterms:modified xsi:type="dcterms:W3CDTF">2025-09-13T08:58:00Z</dcterms:modified>
</cp:coreProperties>
</file>